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4A7D1" w14:textId="77777777" w:rsidR="00BD1C77" w:rsidRDefault="00560BDC">
      <w:pPr>
        <w:pStyle w:val="Title"/>
      </w:pPr>
      <w:r>
        <w:t>Remotely sensing river greenhouse gas exchange velocity using the SWOT satellite</w:t>
      </w:r>
    </w:p>
    <w:p w14:paraId="4B74A7D2" w14:textId="34DD9822" w:rsidR="00BD1C77" w:rsidRDefault="00560BDC">
      <w:pPr>
        <w:pStyle w:val="Author"/>
      </w:pPr>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xml:space="preserve">, and Merritt </w:t>
      </w:r>
      <w:del w:id="0" w:author="Colin Gleason" w:date="2022-03-02T17:05:00Z">
        <w:r w:rsidDel="008C4DEE">
          <w:delText xml:space="preserve">H </w:delText>
        </w:r>
      </w:del>
      <w:ins w:id="1" w:author="Colin Gleason" w:date="2022-03-02T17:05:00Z">
        <w:r w:rsidR="008C4DEE">
          <w:t>E</w:t>
        </w:r>
        <w:r w:rsidR="008C4DEE">
          <w:t xml:space="preserve"> </w:t>
        </w:r>
      </w:ins>
      <w:r>
        <w:t>Harlan</w:t>
      </w:r>
      <w:r>
        <w:rPr>
          <w:vertAlign w:val="superscript"/>
        </w:rPr>
        <w:t>1</w:t>
      </w:r>
    </w:p>
    <w:p w14:paraId="4B74A7D3" w14:textId="77777777" w:rsidR="00BD1C77" w:rsidRDefault="00560BDC" w:rsidP="00DF7DAF">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4B74A7D4" w14:textId="77777777" w:rsidR="00BD1C77" w:rsidRDefault="00560BDC" w:rsidP="00DF7DAF">
      <w:pPr>
        <w:pStyle w:val="BodyText"/>
        <w:spacing w:line="240" w:lineRule="auto"/>
        <w:jc w:val="left"/>
      </w:pPr>
      <w:r>
        <w:rPr>
          <w:vertAlign w:val="superscript"/>
        </w:rPr>
        <w:t>*</w:t>
      </w:r>
      <w:r>
        <w:t xml:space="preserve"> Correspondence: </w:t>
      </w:r>
      <w:hyperlink r:id="rId8">
        <w:r>
          <w:rPr>
            <w:rStyle w:val="Hyperlink"/>
          </w:rPr>
          <w:t>Craig B Brinkerhoff &lt;</w:t>
        </w:r>
        <w:hyperlink r:id="rId9">
          <w:r>
            <w:rPr>
              <w:rStyle w:val="Hyperlink"/>
            </w:rPr>
            <w:t>cbrinkerhoff@umass.edu</w:t>
          </w:r>
        </w:hyperlink>
        <w:r>
          <w:rPr>
            <w:rStyle w:val="Hyperlink"/>
          </w:rPr>
          <w:t>&gt;</w:t>
        </w:r>
      </w:hyperlink>
    </w:p>
    <w:p w14:paraId="4B74A7D5" w14:textId="77777777" w:rsidR="00BD1C77" w:rsidRDefault="00560BDC">
      <w:pPr>
        <w:pStyle w:val="Heading2"/>
      </w:pPr>
      <w:bookmarkStart w:id="2" w:name="key-points"/>
      <w:r>
        <w:t>Key Points</w:t>
      </w:r>
    </w:p>
    <w:p w14:paraId="4B74A7D6" w14:textId="77777777" w:rsidR="00BD1C77" w:rsidRDefault="00560BDC">
      <w:pPr>
        <w:pStyle w:val="Compact"/>
        <w:numPr>
          <w:ilvl w:val="0"/>
          <w:numId w:val="14"/>
        </w:numPr>
      </w:pPr>
      <w:r>
        <w:t xml:space="preserve">The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solely from simulated SWOT data without calibration</w:t>
      </w:r>
    </w:p>
    <w:p w14:paraId="4B74A7D7" w14:textId="2ECCB358" w:rsidR="00BD1C77" w:rsidRDefault="00560BDC">
      <w:pPr>
        <w:pStyle w:val="Compact"/>
        <w:numPr>
          <w:ilvl w:val="0"/>
          <w:numId w:val="14"/>
        </w:numPr>
      </w:pPr>
      <w:r>
        <w:t xml:space="preserve">BIKER is robust to </w:t>
      </w:r>
      <w:ins w:id="3" w:author="Colin Gleason" w:date="2022-03-02T17:05:00Z">
        <w:r w:rsidR="008C4DEE">
          <w:t xml:space="preserve">SWOT </w:t>
        </w:r>
      </w:ins>
      <w:r>
        <w:t xml:space="preserve">measurement errors </w:t>
      </w:r>
      <w:del w:id="4" w:author="Colin Gleason" w:date="2022-03-02T17:05:00Z">
        <w:r w:rsidDel="008C4DEE">
          <w:delText>implicit in SWOT river measurements</w:delText>
        </w:r>
      </w:del>
    </w:p>
    <w:p w14:paraId="4B74A7D8" w14:textId="77777777" w:rsidR="00BD1C77" w:rsidRDefault="00560BDC">
      <w:pPr>
        <w:pStyle w:val="Compact"/>
        <w:numPr>
          <w:ilvl w:val="0"/>
          <w:numId w:val="14"/>
        </w:numPr>
      </w:pPr>
      <w:r>
        <w:t>BIKER will allow for novel study of gas exchange spatiotemporal dynamics after SWOT’s launch</w:t>
      </w:r>
    </w:p>
    <w:p w14:paraId="4B74A7D9" w14:textId="77777777" w:rsidR="00BD1C77" w:rsidRDefault="00560BDC">
      <w:pPr>
        <w:pStyle w:val="Heading2"/>
      </w:pPr>
      <w:bookmarkStart w:id="5" w:name="keywords"/>
      <w:bookmarkEnd w:id="2"/>
      <w:r>
        <w:t>Keywords</w:t>
      </w:r>
    </w:p>
    <w:p w14:paraId="4B74A7DA" w14:textId="77777777" w:rsidR="00BD1C77" w:rsidRDefault="00560BDC">
      <w:pPr>
        <w:pStyle w:val="FirstParagraph"/>
      </w:pPr>
      <w:r>
        <w:t>gas exchange, fluvial geomorphology, remote sensing, open-channel flow, SWOT, biogeochemistry</w:t>
      </w:r>
    </w:p>
    <w:p w14:paraId="4B74A7DB" w14:textId="77777777" w:rsidR="00BD1C77" w:rsidRDefault="00560BDC">
      <w:pPr>
        <w:pStyle w:val="Heading2"/>
      </w:pPr>
      <w:bookmarkStart w:id="6" w:name="abstract"/>
      <w:bookmarkEnd w:id="5"/>
      <w:r>
        <w:t>Abstract</w:t>
      </w:r>
    </w:p>
    <w:p w14:paraId="4B74A7DC" w14:textId="59A3C21E" w:rsidR="00BD1C77" w:rsidRDefault="00560BDC">
      <w:pPr>
        <w:pStyle w:val="FirstParagraph"/>
      </w:pPr>
      <w:r>
        <w:t xml:space="preserve">Extensive research over the past two decades has shown that the global river network </w:t>
      </w:r>
      <w:commentRangeStart w:id="7"/>
      <w:r>
        <w:t>emits</w:t>
      </w:r>
      <w:commentRangeEnd w:id="7"/>
      <w:r w:rsidR="0093092F">
        <w:rPr>
          <w:rStyle w:val="CommentReference"/>
        </w:rPr>
        <w:commentReference w:id="7"/>
      </w:r>
      <w:r>
        <w:t xml:space="preserve"> significant amounts of greenhouse gas</w:t>
      </w:r>
      <w:del w:id="8" w:author="Colin Gleason" w:date="2022-03-02T17:09:00Z">
        <w:r w:rsidDel="008C4DEE">
          <w:delText xml:space="preserve"> via gas exchange</w:delText>
        </w:r>
      </w:del>
      <w:r>
        <w:t xml:space="preserve">. Despite much progress, there is still large uncertainty in the temporal dynamics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NASA/CNES/USKA/CSA SWOT satellite can provide new insights to fluvial gas exchange modeling upon launch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SWOT-observable rivers to develop a physical model of gas exchange that is remotely sensible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r>
          <w:ins w:id="9" w:author="Colin Gleason" w:date="2022-03-02T17:10:00Z">
            <w:rPr>
              <w:rFonts w:ascii="Cambria Math" w:hAnsi="Cambria Math"/>
            </w:rPr>
            <m:t>.</m:t>
          </w:ins>
        </m:r>
      </m:oMath>
      <w:r>
        <w:t xml:space="preserve"> We then couple this model with established </w:t>
      </w:r>
      <w:ins w:id="10" w:author="Colin Gleason" w:date="2022-03-02T17:10:00Z">
        <w:r w:rsidR="008943AE">
          <w:t xml:space="preserve">inversion </w:t>
        </w:r>
      </w:ins>
      <w:r>
        <w:t xml:space="preserve">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47 SWOT-simulated rivers and 166 measurements of river gas exchange,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Similar to remote sensing algorithms for SWOT, BIKER is better at reproducing the temporal dynamics of gas exchange (median correlation coefficient of 0.91), than the absolute rates of exchange (median normalized RMSE of 37%). Finally, BIKER is robust to measurement errors implicit in the SWOT data. Upon SWOT’s launch, we suggest that BIKER will be useful in mapping the global-scale spatiotemporal dynamics of fluvial gas exchange in large rivers.</w:t>
      </w:r>
    </w:p>
    <w:p w14:paraId="4B74A7DD" w14:textId="77777777" w:rsidR="00BD1C77" w:rsidRDefault="00560BDC">
      <w:pPr>
        <w:pStyle w:val="Heading2"/>
      </w:pPr>
      <w:bookmarkStart w:id="11" w:name="introduction"/>
      <w:bookmarkEnd w:id="6"/>
      <w:r>
        <w:t>1 Introduction</w:t>
      </w:r>
    </w:p>
    <w:p w14:paraId="4B74A7DE" w14:textId="77777777" w:rsidR="00BD1C77" w:rsidRDefault="00560BDC">
      <w:pPr>
        <w:pStyle w:val="FirstParagraph"/>
      </w:pPr>
      <w:r>
        <w:t>Natural systems play a critical role in the budgeting and accounting of the global carbon cycle under climate change. Following Cole et al. (2007), the global river network is recognized to emit substantial amounts of carbon to the atmosphere via evasion (gas exchange driven by a diffusion gradient and near-surface turbulence),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to the atmosphere from the global river network vary from 650-2000 Tg C/yr [</w:t>
      </w:r>
      <w:r>
        <w:rPr>
          <w:i/>
          <w:iCs/>
        </w:rPr>
        <w:t>Liu accepted</w:t>
      </w:r>
      <w:r>
        <w:t xml:space="preserve">; Lauerwald et al. (2015); Raymond et al. (2013)], with 167 Tg-C/yr coming from mountain streams alone (Horgby et al., 2019). Despite rivers’ incredibly small percentage of </w:t>
      </w:r>
      <w:r>
        <w:lastRenderedPageBreak/>
        <w:t xml:space="preserve">the global land surface [0.67%- </w:t>
      </w:r>
      <w:r>
        <w:rPr>
          <w:i/>
          <w:iCs/>
        </w:rPr>
        <w:t>Liu accepted</w:t>
      </w:r>
      <w:r>
        <w:t xml:space="preserve">], this C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4B74A7DF" w14:textId="77777777" w:rsidR="00BD1C77" w:rsidRDefault="00560BDC">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B74A7E0" w14:textId="77777777"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4B74A7E1" w14:textId="77777777" w:rsidR="00BD1C77" w:rsidRDefault="00560BDC" w:rsidP="008943AE">
      <w:pPr>
        <w:pStyle w:val="FirstParagraph"/>
        <w:ind w:firstLine="0"/>
        <w:pPrChange w:id="12" w:author="Colin Gleason" w:date="2022-03-02T17:12:00Z">
          <w:pPr>
            <w:pStyle w:val="FirstParagraph"/>
          </w:pPr>
        </w:pPrChange>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(e.g. Aho, Fair, et al., 2021; Aho &amp; Raymond, 2019; Crawford et al., 2017; Liu &amp; Raymond, 2018; Peter et al., 2014; Ran et al., 2017; Raymond et al., 2000; Rocher-Ros et al., 2019). This work has lead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global hydrography datasets at up to monthly temporal resolutions [Horgby et al. (2019); Brinkerhoff et al. (2021); Saccardi &amp; Winnick (2021); </w:t>
      </w:r>
      <w:r>
        <w:rPr>
          <w:i/>
          <w:iCs/>
        </w:rPr>
        <w:t>Liu accepetd</w:t>
      </w:r>
      <w:r>
        <w:t xml:space="preserve">],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4B74A7E2" w14:textId="54AB68DD" w:rsidR="00BD1C77" w:rsidRDefault="00560BDC">
      <w:pPr>
        <w:pStyle w:val="BodyText"/>
      </w:pPr>
      <w:r>
        <w:t xml:space="preserve">The structure of equation 1 necessitates that calculations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r>
        <w:rPr>
          <w:i/>
          <w:iCs/>
        </w:rPr>
        <w:t>k</w:t>
      </w:r>
      <w:r>
        <w:t xml:space="preserve">. However, </w:t>
      </w:r>
      <w:r>
        <w:rPr>
          <w:i/>
          <w:iCs/>
        </w:rPr>
        <w:t>k</w:t>
      </w:r>
      <w:r>
        <w:t xml:space="preserve"> can only be directly calculated via a known gas concentration gradient, eddy-covariance measurements, or tracer additions to the stream (Hall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calculation is impossible, and necessitates the use of predictive models for </w:t>
      </w:r>
      <w:r>
        <w:rPr>
          <w:i/>
          <w:iCs/>
        </w:rPr>
        <w:t>k</w:t>
      </w:r>
      <w:r>
        <w:t xml:space="preserve"> that are based on easily obtained river hydraulic properties. In that vein, there have been over 20 empirical models </w:t>
      </w:r>
      <w:r>
        <w:lastRenderedPageBreak/>
        <w:t xml:space="preserve">developed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t>
      </w:r>
      <w:proofErr w:type="gramStart"/>
      <w:r>
        <w:t>waters</w:t>
      </w:r>
      <w:proofErr w:type="gramEnd"/>
      <w:r>
        <w:t xml:space="preserve"> and lower </w:t>
      </w:r>
      <w:r>
        <w:rPr>
          <w:i/>
          <w:iCs/>
        </w:rPr>
        <w:t>Sc</w:t>
      </w:r>
      <w:r>
        <w:t xml:space="preserve"> numbers </w:t>
      </w:r>
      <w:del w:id="13" w:author="Colin Gleason" w:date="2022-03-02T17:12:00Z">
        <w:r w:rsidDel="008943AE">
          <w:delText xml:space="preserve">both </w:delText>
        </w:r>
      </w:del>
      <w:ins w:id="14" w:author="Colin Gleason" w:date="2022-03-02T17:12:00Z">
        <w:r w:rsidR="008943AE">
          <w:t>each</w:t>
        </w:r>
        <w:r w:rsidR="008943AE">
          <w:t xml:space="preserve"> </w:t>
        </w:r>
      </w:ins>
      <w:r>
        <w:t xml:space="preserve">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geormorphic explanantions for variation in </w:t>
      </w:r>
      <w:r>
        <w:rPr>
          <w:i/>
          <w:iCs/>
        </w:rPr>
        <w:t>k</w:t>
      </w:r>
      <w:r>
        <w:t xml:space="preserve"> (Hall &amp; Ulseth, 2020).</w:t>
      </w:r>
    </w:p>
    <w:p w14:paraId="4B74A7E3" w14:textId="77777777" w:rsidR="00BD1C77" w:rsidRDefault="00560BDC">
      <w:pPr>
        <w:pStyle w:val="BodyText"/>
      </w:pPr>
      <w:r>
        <w:t xml:space="preserve">Applying these </w:t>
      </w:r>
      <w:r>
        <w:rPr>
          <w:i/>
          <w:iCs/>
        </w:rPr>
        <w:t>k</w:t>
      </w:r>
      <w:r>
        <w:t xml:space="preserve"> models across watersheds, regions, or continents is called ‘upscaling.’ This upscaling allows for estimating the impossible-to-measure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hydraulics estimates.</w:t>
      </w:r>
    </w:p>
    <w:p w14:paraId="4B74A7E4" w14:textId="04EDBC12"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w:ins w:id="15" w:author="Colin Gleason" w:date="2022-03-02T17:14:00Z">
                  <m:rPr>
                    <m:sty m:val="p"/>
                  </m:rPr>
                  <w:rPr>
                    <w:rFonts w:ascii="Cambria Math" w:hAnsi="Cambria Math"/>
                  </w:rPr>
                  <m:t>/</m:t>
                </w:ins>
              </m:r>
              <m:r>
                <w:del w:id="16" w:author="Colin Gleason" w:date="2022-03-02T17:14:00Z">
                  <m:rPr>
                    <m:sty m:val="p"/>
                  </m:rPr>
                  <w:rPr>
                    <w:rFonts w:ascii="Cambria Math" w:hAnsi="Cambria Math"/>
                  </w:rPr>
                  <m:t>,</m:t>
                </w:del>
              </m:r>
              <m:r>
                <w:rPr>
                  <w:rFonts w:ascii="Cambria Math" w:hAnsi="Cambria Math"/>
                </w:rPr>
                <m:t>H</m:t>
              </m:r>
              <m:r>
                <w:del w:id="17" w:author="Colin Gleason" w:date="2022-03-02T17:14:00Z">
                  <m:rPr>
                    <m:sty m:val="p"/>
                  </m:rPr>
                  <w:rPr>
                    <w:rFonts w:ascii="Cambria Math" w:hAnsi="Cambria Math"/>
                  </w:rPr>
                  <m:t>,</m:t>
                </w:del>
              </m:r>
              <m:r>
                <w:ins w:id="18" w:author="Colin Gleason" w:date="2022-03-02T17:14:00Z">
                  <m:rPr>
                    <m:sty m:val="p"/>
                  </m:rPr>
                  <w:rPr>
                    <w:rFonts w:ascii="Cambria Math" w:hAnsi="Cambria Math"/>
                  </w:rPr>
                  <m:t>/</m:t>
                </w:ins>
              </m:r>
              <m:r>
                <w:rPr>
                  <w:rFonts w:ascii="Cambria Math" w:hAnsi="Cambria Math"/>
                </w:rPr>
                <m:t>S</m:t>
              </m:r>
              <m:r>
                <w:ins w:id="19" w:author="Colin Gleason" w:date="2022-03-02T17:14:00Z">
                  <m:rPr>
                    <m:sty m:val="p"/>
                  </m:rPr>
                  <w:rPr>
                    <w:rFonts w:ascii="Cambria Math" w:hAnsi="Cambria Math"/>
                  </w:rPr>
                  <m:t>/</m:t>
                </w:ins>
              </m:r>
              <m:r>
                <w:del w:id="20" w:author="Colin Gleason" w:date="2022-03-02T17:14:00Z">
                  <m:rPr>
                    <m:sty m:val="p"/>
                  </m:rPr>
                  <w:rPr>
                    <w:rFonts w:ascii="Cambria Math" w:hAnsi="Cambria Math"/>
                  </w:rPr>
                  <m:t>,</m:t>
                </w:del>
              </m:r>
              <m:r>
                <w:rPr>
                  <w:rFonts w:ascii="Cambria Math" w:hAnsi="Cambria Math"/>
                </w:rPr>
                <m:t>W</m:t>
              </m:r>
              <m:r>
                <w:ins w:id="21" w:author="Colin Gleason" w:date="2022-03-02T17:14:00Z">
                  <m:rPr>
                    <m:sty m:val="p"/>
                  </m:rPr>
                  <w:rPr>
                    <w:rFonts w:ascii="Cambria Math" w:hAnsi="Cambria Math"/>
                  </w:rPr>
                  <m:t>/</m:t>
                </w:ins>
              </m:r>
              <m:r>
                <w:del w:id="22" w:author="Colin Gleason" w:date="2022-03-02T17:14:00Z">
                  <m:rPr>
                    <m:sty m:val="p"/>
                  </m:rPr>
                  <w:rPr>
                    <w:rFonts w:ascii="Cambria Math" w:hAnsi="Cambria Math"/>
                  </w:rPr>
                  <m:t>,</m:t>
                </w:del>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4B74A7E5" w14:textId="77777777" w:rsidR="00BD1C77" w:rsidRDefault="00560BDC">
      <w:pPr>
        <w:pStyle w:val="FirstParagraph"/>
      </w:pPr>
      <w:r>
        <w:t xml:space="preserve">Global upscalng has been performed in the literature.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In all of these foundational studies, the temporal </w:t>
      </w:r>
      <w:r>
        <w:lastRenderedPageBreak/>
        <w:t xml:space="preserve">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 More recently, </w:t>
      </w:r>
      <w:r>
        <w:rPr>
          <w:i/>
          <w:iCs/>
        </w:rPr>
        <w:t>Liu etal accepted</w:t>
      </w:r>
      <w:r>
        <w:t xml:space="preserve"> performed a first assessment of monthly temporal dynamics in the global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though they relied on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to achieve this.</w:t>
      </w:r>
    </w:p>
    <w:p w14:paraId="4B74A7E6" w14:textId="77777777" w:rsidR="00BD1C77" w:rsidRDefault="00560BDC">
      <w:pPr>
        <w:pStyle w:val="BodyText"/>
      </w:pPr>
      <w:r>
        <w:t xml:space="preserve">Wang et al. (2021)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measurements of </w:t>
      </w:r>
      <w:r>
        <w:rPr>
          <w:i/>
          <w:iCs/>
        </w:rPr>
        <w:t>k</w:t>
      </w:r>
      <w:r>
        <w:t>, finding similar performance and parameter values against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highly detailed in situ DO data for every river (Hall &amp; Ulseth, 2020).</w:t>
      </w:r>
    </w:p>
    <w:p w14:paraId="4B74A7E7" w14:textId="77777777" w:rsidR="00BD1C77" w:rsidRDefault="00560BDC">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w:t>
      </w:r>
      <w:r>
        <w:lastRenderedPageBreak/>
        <w:t xml:space="preserve">global scale at a sufficient temporal resolution. This is turn would also address the uncertainty regarding continental-to-global scale temporal dynamics of gas exchange noted earlier. Conveniently, these hydraulic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 (Biancamaria et al., 2016). Via its direct hydraulic measurements, SWOT is expected to usher in a sea change in global-scale hydrology, and could similarly transform fluvial biogeochemsitry if techniques are developed to ingest SWOT data and infer </w:t>
      </w:r>
      <w:r>
        <w:rPr>
          <w:i/>
          <w:iCs/>
        </w:rPr>
        <w:t>k</w:t>
      </w:r>
      <w:r>
        <w:t>. In this context, we borrow tools from fluvial geomorphology and existing SWOT algorithms to answer the following two questions:</w:t>
      </w:r>
    </w:p>
    <w:p w14:paraId="4B74A7E8" w14:textId="77777777" w:rsidR="00BD1C77" w:rsidRDefault="00560BDC">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4B74A7E9" w14:textId="77777777" w:rsidR="00BD1C77" w:rsidRDefault="00560BDC">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4B74A7EA" w14:textId="77777777" w:rsidR="00BD1C77" w:rsidRDefault="00560BDC">
      <w:pPr>
        <w:pStyle w:val="FirstParagraph"/>
      </w:pPr>
      <w:r>
        <w:t xml:space="preserve">To answer this first question, we use hydraulic geometry- the fundamental geomorphic relationships between streamflow and channel shape (Gleason, 2015; Leopold &amp; Maddock, 1953) to develop a process-based model for large-river (here defined as wider than 50m to align with SWOT)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take these findings and explore the second question by implementing this </w:t>
      </w:r>
      <w:r>
        <w:lastRenderedPageBreak/>
        <w:t xml:space="preserve">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gas fluxes and compare these against established literature methods that rely on in situ hydraulic measurements.</w:t>
      </w:r>
    </w:p>
    <w:p w14:paraId="4B74A7EB" w14:textId="77777777" w:rsidR="00BD1C77" w:rsidRDefault="00560BDC">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4B74A7EC" w14:textId="77777777" w:rsidR="00BD1C77" w:rsidRDefault="00560BDC">
      <w:commentRangeStart w:id="23"/>
      <w:r>
        <w:rPr>
          <w:noProof/>
        </w:rPr>
        <w:lastRenderedPageBreak/>
        <w:drawing>
          <wp:inline distT="0" distB="0" distL="0" distR="0" wp14:anchorId="4B74A95C" wp14:editId="4B74A95D">
            <wp:extent cx="5943600" cy="3343275"/>
            <wp:effectExtent l="0" t="0" r="0" b="0"/>
            <wp:docPr id="1" name="Picture" descr="Figure 1: Conceptual overview of the BIKER algorithm. SWOT will directly measure water surface width and elevation (and thus slope), and the BIKER algorithm uses those observations to infer gas exchange velocity k_{600} via a process-based model (section 2)."/>
            <wp:cNvGraphicFramePr/>
            <a:graphic xmlns:a="http://schemas.openxmlformats.org/drawingml/2006/main">
              <a:graphicData uri="http://schemas.openxmlformats.org/drawingml/2006/picture">
                <pic:pic xmlns:pic="http://schemas.openxmlformats.org/drawingml/2006/picture">
                  <pic:nvPicPr>
                    <pic:cNvPr id="0" name="Picture" descr="cache/flowchart3.jpg"/>
                    <pic:cNvPicPr>
                      <a:picLocks noChangeAspect="1" noChangeArrowheads="1"/>
                    </pic:cNvPicPr>
                  </pic:nvPicPr>
                  <pic:blipFill>
                    <a:blip r:embed="rId14"/>
                    <a:stretch>
                      <a:fillRect/>
                    </a:stretch>
                  </pic:blipFill>
                  <pic:spPr bwMode="auto">
                    <a:xfrm>
                      <a:off x="0" y="0"/>
                      <a:ext cx="5943600" cy="3343275"/>
                    </a:xfrm>
                    <a:prstGeom prst="rect">
                      <a:avLst/>
                    </a:prstGeom>
                    <a:noFill/>
                    <a:ln w="9525">
                      <a:noFill/>
                      <a:headEnd/>
                      <a:tailEnd/>
                    </a:ln>
                  </pic:spPr>
                </pic:pic>
              </a:graphicData>
            </a:graphic>
          </wp:inline>
        </w:drawing>
      </w:r>
      <w:commentRangeEnd w:id="23"/>
      <w:r w:rsidR="00A02D16">
        <w:rPr>
          <w:rStyle w:val="CommentReference"/>
        </w:rPr>
        <w:commentReference w:id="23"/>
      </w:r>
    </w:p>
    <w:p w14:paraId="4B74A7ED" w14:textId="77777777" w:rsidR="00BD1C77" w:rsidRDefault="00560BDC">
      <w:pPr>
        <w:pStyle w:val="ImageCaption"/>
      </w:pPr>
      <w:r>
        <w:t xml:space="preserve">Figure 1: Conceptual overview of the BIKER algorithm. SWOT will directly measure water surface width and elevation (and thus slope), and the BIKER algorithm uses those observations to infer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4B74A7EE" w14:textId="77777777" w:rsidR="00BD1C77" w:rsidRDefault="00560BDC">
      <w:pPr>
        <w:pStyle w:val="Heading2"/>
      </w:pPr>
      <w:bookmarkStart w:id="24" w:name="X3dfe5dccaf206a7c46128d2de655820e1c40187"/>
      <w:bookmarkEnd w:id="11"/>
      <w:r>
        <w:t xml:space="preserve">2 Prediciting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4B74A7EF" w14:textId="77777777" w:rsidR="00BD1C77" w:rsidRDefault="00560BDC">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2.3)</w:t>
      </w:r>
    </w:p>
    <w:p w14:paraId="4B74A7F0" w14:textId="77777777" w:rsidR="00BD1C77" w:rsidRDefault="00560BDC">
      <w:pPr>
        <w:pStyle w:val="Heading3"/>
      </w:pPr>
      <w:bookmarkStart w:id="25" w:name="data"/>
      <w:r>
        <w:lastRenderedPageBreak/>
        <w:t>2.1 Data</w:t>
      </w:r>
    </w:p>
    <w:p w14:paraId="4B74A7F1" w14:textId="77777777" w:rsidR="00BD1C77" w:rsidRDefault="00560BDC">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4B74A7F2" w14:textId="77777777" w:rsidR="00BD1C77" w:rsidRDefault="00560BDC">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streamgauge rating curves and made public by the USGS. This dataset is used to calculate how frequently SWOT observable rivers meet our large-river hydraulic assumptions (section 2.2).</w:t>
      </w:r>
    </w:p>
    <w:p w14:paraId="4B74A7F3" w14:textId="77777777" w:rsidR="00BD1C77" w:rsidRDefault="00560BDC">
      <w:pPr>
        <w:pStyle w:val="Heading3"/>
      </w:pPr>
      <w:bookmarkStart w:id="26" w:name="Xe0474c0723719b4b4d9a03c02561ac56c964d77"/>
      <w:bookmarkEnd w:id="25"/>
      <w:r>
        <w:t xml:space="preserve">2.2 Process-based hydraulic modeling of river </w:t>
      </w:r>
      <w:r>
        <w:rPr>
          <w:i/>
          <w:iCs/>
        </w:rPr>
        <w:t>k</w:t>
      </w:r>
    </w:p>
    <w:p w14:paraId="4B74A7F4" w14:textId="4AA6CE51" w:rsidR="00BD1C77" w:rsidRDefault="00560BDC">
      <w:pPr>
        <w:pStyle w:val="FirstParagraph"/>
      </w:pPr>
      <w:r>
        <w:rPr>
          <w:i/>
          <w:iCs/>
        </w:rPr>
        <w:t>k</w:t>
      </w:r>
      <w:r>
        <w:t xml:space="preserve"> scales with near-surface turbulence in turbulent streamflows (Hall &amp; Ulseth, 2020), and extensive field and laboratory experiments have converged on the ‘small-eddy model’</w:t>
      </w:r>
      <w:ins w:id="27" w:author="Colin Gleason" w:date="2022-03-02T17:17:00Z">
        <w:r w:rsidR="00A02D16">
          <w:t xml:space="preserve"> </w:t>
        </w:r>
        <w:proofErr w:type="spellStart"/>
        <w:r w:rsidR="00A02D16">
          <w:t xml:space="preserve">for </w:t>
        </w:r>
        <w:r w:rsidR="00A02D16">
          <w:rPr>
            <w:i/>
            <w:iCs/>
          </w:rPr>
          <w:t>k</w:t>
        </w:r>
      </w:ins>
      <w:proofErr w:type="spellEnd"/>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w:t>
      </w:r>
      <w:r>
        <w:lastRenderedPageBreak/>
        <w:t xml:space="preserve">&amp; Jirka, 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B74A7F5" w14:textId="77777777" w:rsidR="00BD1C77" w:rsidRDefault="00560BDC">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B74A7F6" w14:textId="77777777" w:rsidR="00BD1C77" w:rsidRDefault="00560BDC">
      <w:pPr>
        <w:pStyle w:val="FirstParagraph"/>
      </w:pPr>
      <w:r>
        <w:t xml:space="preserve">Some laboratory and field observations additionally suggest that open channel flows with small bed roughness do not exhibit homogeneous surface dissipation at their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equation 4 and is referred to here as the ‘Reynolds extension’ model. The Reynolds model is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shear Reynold’s formulation is sometimes done to parameterize wave-breaking gas exchange models in the open ocean (Brumer et al., 2017; D. Zhao et al., 2003; Dongliang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4B74A7F7" w14:textId="77777777" w:rsidR="00BD1C77" w:rsidRDefault="00560BDC">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B74A7F8" w14:textId="77777777" w:rsidR="00BD1C77" w:rsidRDefault="00560BDC">
      <w:pPr>
        <w:pStyle w:val="FirstParagraph"/>
      </w:pPr>
      <w:r>
        <w:lastRenderedPageBreak/>
        <w:t xml:space="preserve">Equations 3 and 4 both rely on </w:t>
      </w:r>
      <m:oMath>
        <m:r>
          <w:rPr>
            <w:rFonts w:ascii="Cambria Math" w:hAnsi="Cambria Math"/>
          </w:rPr>
          <m:t>ϵ</m:t>
        </m:r>
      </m:oMath>
      <w:r>
        <w:t xml:space="preserve">, which is non-trivial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Lorke &amp; Peeters, 2006; Nezu &amp; Nakagawa, 1993).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fluvial systems (Moog &amp; Jirka, 1999b). Authors have since shown that equation 6 can reasonably predict </w:t>
      </w:r>
      <w:r>
        <w:rPr>
          <w:i/>
          <w:iCs/>
        </w:rPr>
        <w:t>k</w:t>
      </w:r>
      <w:r>
        <w:t xml:space="preserve"> in rivers and streams (Raymond et al., 2012; Ulseth et al., 2019; Wang et al., 2021).</w:t>
      </w:r>
    </w:p>
    <w:p w14:paraId="4B74A7F9" w14:textId="77777777" w:rsidR="00BD1C77" w:rsidRDefault="00560BDC">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4B74A7FA" w14:textId="77777777" w:rsidR="00BD1C77" w:rsidRDefault="00560BDC">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4B74A7FB" w14:textId="77777777" w:rsidR="00BD1C77" w:rsidRDefault="00560BDC">
      <w:pPr>
        <w:pStyle w:val="Heading3"/>
      </w:pPr>
      <w:bookmarkStart w:id="28" w:name="deriving-a-large-river-k_600-model"/>
      <w:bookmarkEnd w:id="26"/>
      <w:r>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4B74A7FC" w14:textId="3A814FE8" w:rsidR="00BD1C77" w:rsidRDefault="00560BDC">
      <w:pPr>
        <w:pStyle w:val="FirstParagraph"/>
      </w:pPr>
      <w:r>
        <w:t xml:space="preserve">Given the theoretical context provided in Section 2.2, we now turn to SWOT-observable systems specifically. Rivers and streams change predictably along their longitudinal profile from source to sea, and we can exploit the hydraulic geometry of large rivers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w:t>
      </w:r>
      <w:r>
        <w:lastRenderedPageBreak/>
        <w:t>deviation of 0.02 (n = 22</w:t>
      </w:r>
      <w:ins w:id="29" w:author="Colin Gleason" w:date="2022-03-02T17:18:00Z">
        <w:r w:rsidR="00A02D16">
          <w:t>,</w:t>
        </w:r>
      </w:ins>
      <w:r>
        <w:t>452; see Text S1 for how we built this dataset). We refer to these rivers as ‘hydraulically-wide.’</w:t>
      </w:r>
    </w:p>
    <w:p w14:paraId="4B74A7FD" w14:textId="77777777" w:rsidR="00BD1C77" w:rsidRDefault="00560BDC">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and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4B74A7FE" w14:textId="77777777" w:rsidR="00BD1C77" w:rsidRDefault="00713B52">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B74A7FF" w14:textId="77777777" w:rsidR="00BD1C77" w:rsidRDefault="00560BDC">
      <w:pPr>
        <w:pStyle w:val="FirstParagraph"/>
      </w:pPr>
      <w:r>
        <w:t xml:space="preserve">We also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Text S2 and Figure S1, the final and best-performing model (equation 7) is presented and used below.</w:t>
      </w:r>
    </w:p>
    <w:p w14:paraId="4B74A800" w14:textId="77777777" w:rsidR="00BD1C77" w:rsidRDefault="00560BDC">
      <w:pPr>
        <w:pStyle w:val="Heading3"/>
      </w:pPr>
      <w:bookmarkStart w:id="30" w:name="model-validation"/>
      <w:bookmarkEnd w:id="28"/>
      <w:r>
        <w:t>2.4 Model validation</w:t>
      </w:r>
    </w:p>
    <w:p w14:paraId="4B74A801" w14:textId="77777777" w:rsidR="00BD1C77" w:rsidRDefault="00560BDC">
      <w:pPr>
        <w:pStyle w:val="FirstParagraph"/>
      </w:pPr>
      <w:r>
        <w:t xml:space="preserve">With equation 7 derived, we now empirically test its strength of fit in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hydraulically-wide channels, which was defined as flows whose hydraulic radius was within 1% of their mean flow depth. All told, this amounts to 166 direct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w:t>
      </w:r>
      <w:r>
        <w:lastRenderedPageBreak/>
        <w:t xml:space="preserve">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4B74A802" w14:textId="77777777" w:rsidR="00BD1C77" w:rsidRDefault="00560BDC">
      <w:r>
        <w:rPr>
          <w:noProof/>
        </w:rPr>
        <w:drawing>
          <wp:inline distT="0" distB="0" distL="0" distR="0" wp14:anchorId="4B74A95E" wp14:editId="4B74A95F">
            <wp:extent cx="5486400" cy="5486400"/>
            <wp:effectExtent l="0" t="0" r="0" b="0"/>
            <wp:docPr id="2"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0" name="Picture" descr="cache/k600_theory/fig2.jpg"/>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14:paraId="4B74A803" w14:textId="77777777" w:rsidR="00BD1C77" w:rsidRDefault="00560BDC">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w:t>
      </w:r>
      <w:r>
        <w:lastRenderedPageBreak/>
        <w:t xml:space="preserve">logarithmic space just for visualization: model fit 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w:t>
      </w:r>
    </w:p>
    <w:p w14:paraId="4B74A804" w14:textId="77777777" w:rsidR="00BD1C77" w:rsidRDefault="00560BDC">
      <w:pPr>
        <w:pStyle w:val="BodyText"/>
      </w:pPr>
      <w:r>
        <w:t xml:space="preserve">Figure 2 shows that 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Compared to other combinations of equations 3-6 (Figure S1), there is also less bias in the estimates thanks to the addition of the Reynold’s number scaling for low-turbulent flows (as expected). The success of this model in hydraulically-wide channels provides us with a strong 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 This is explored next.</w:t>
      </w:r>
    </w:p>
    <w:p w14:paraId="4B74A805" w14:textId="77777777" w:rsidR="00BD1C77" w:rsidRDefault="00560BDC">
      <w:pPr>
        <w:pStyle w:val="Heading2"/>
      </w:pPr>
      <w:bookmarkStart w:id="31" w:name="X9f36865864406baa190293deab00ca0a73726c3"/>
      <w:bookmarkEnd w:id="24"/>
      <w:bookmarkEnd w:id="30"/>
      <w:r>
        <w:t>3 Exploiting equation 7 to remotely sense gas exchange velocity</w:t>
      </w:r>
    </w:p>
    <w:p w14:paraId="4B74A806" w14:textId="77777777" w:rsidR="00BD1C77" w:rsidRDefault="00560BDC">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equation 7 has only three non-directly-remotely-sensible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 (Andreadis et al., 2020; Brinkerhoff et al., 2020; Brisset et al., 2018; Durand et al., 2014; P.-A. Garambois et al., 2020; P.-A. Garambois &amp; Monnier, 2015; Gleason et al., 2014; e.g. Gleason &amp; Smith, 2014; Hagemann et al., 2017; Larnier et al., 2020; Oubanas et al., 2018). For BIKER, we follow the work developed by Hagemann et al. </w:t>
      </w:r>
      <w:r>
        <w:lastRenderedPageBreak/>
        <w:t xml:space="preserve">(2017),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channel depth and velocity from SWOT observations using a modified form of Manning’s equation. Following a description of the data used (section 3.1), we detail algorithm development and experimental design (section 3.2) and then we present the validation results (section 3.3).</w:t>
      </w:r>
    </w:p>
    <w:p w14:paraId="4B74A807" w14:textId="77777777" w:rsidR="00BD1C77" w:rsidRDefault="00560BDC">
      <w:pPr>
        <w:pStyle w:val="Heading3"/>
      </w:pPr>
      <w:bookmarkStart w:id="32" w:name="data-1"/>
      <w:r>
        <w:t>3.1 Data</w:t>
      </w:r>
    </w:p>
    <w:p w14:paraId="4B74A808" w14:textId="77777777" w:rsidR="00BD1C77" w:rsidRDefault="00560BDC">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rivers for validation, where these simulated rivers are simply reach-averaged hydraulic model outputs where the water surface heights, slopes, and widths are labelled as RS observations and are used as the sole inputs to BIKER.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al. (2016). See Figure 3 for a map of these river’s locations.</w:t>
      </w:r>
    </w:p>
    <w:p w14:paraId="4B74A809" w14:textId="77777777" w:rsidR="00BD1C77" w:rsidRDefault="00560BDC">
      <w:commentRangeStart w:id="33"/>
      <w:r>
        <w:rPr>
          <w:noProof/>
        </w:rPr>
        <w:lastRenderedPageBreak/>
        <w:drawing>
          <wp:inline distT="0" distB="0" distL="0" distR="0" wp14:anchorId="4B74A960" wp14:editId="4B74A961">
            <wp:extent cx="5943600" cy="4203059"/>
            <wp:effectExtent l="0" t="0" r="0" b="0"/>
            <wp:docPr id="3" name="Picture" descr="Figure 3: Map of the 47 hydraulic models and 1 timeseries of CO_2 samples used in this study. Note that hydraulic model locations are approximate as some of the models are not geo-referenced."/>
            <wp:cNvGraphicFramePr/>
            <a:graphic xmlns:a="http://schemas.openxmlformats.org/drawingml/2006/main">
              <a:graphicData uri="http://schemas.openxmlformats.org/drawingml/2006/picture">
                <pic:pic xmlns:pic="http://schemas.openxmlformats.org/drawingml/2006/picture">
                  <pic:nvPicPr>
                    <pic:cNvPr id="0" name="Picture" descr="cache/maps/map3.jpg"/>
                    <pic:cNvPicPr>
                      <a:picLocks noChangeAspect="1" noChangeArrowheads="1"/>
                    </pic:cNvPicPr>
                  </pic:nvPicPr>
                  <pic:blipFill>
                    <a:blip r:embed="rId16"/>
                    <a:stretch>
                      <a:fillRect/>
                    </a:stretch>
                  </pic:blipFill>
                  <pic:spPr bwMode="auto">
                    <a:xfrm>
                      <a:off x="0" y="0"/>
                      <a:ext cx="5943600" cy="4203059"/>
                    </a:xfrm>
                    <a:prstGeom prst="rect">
                      <a:avLst/>
                    </a:prstGeom>
                    <a:noFill/>
                    <a:ln w="9525">
                      <a:noFill/>
                      <a:headEnd/>
                      <a:tailEnd/>
                    </a:ln>
                  </pic:spPr>
                </pic:pic>
              </a:graphicData>
            </a:graphic>
          </wp:inline>
        </w:drawing>
      </w:r>
      <w:commentRangeEnd w:id="33"/>
      <w:r w:rsidR="008137E8">
        <w:rPr>
          <w:rStyle w:val="CommentReference"/>
        </w:rPr>
        <w:commentReference w:id="33"/>
      </w:r>
    </w:p>
    <w:p w14:paraId="4B74A80A" w14:textId="77777777" w:rsidR="00BD1C77" w:rsidRDefault="00560BDC">
      <w:pPr>
        <w:pStyle w:val="ImageCaption"/>
      </w:pPr>
      <w:r>
        <w:t xml:space="preserve">Figure 3: Map of the 47 hydraulic models and 1 timeseries of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used in this study. Note that hydraulic model locations are approximate as some of the models are not geo-referenced.</w:t>
      </w:r>
    </w:p>
    <w:p w14:paraId="4B74A80B" w14:textId="77777777" w:rsidR="00BD1C77" w:rsidRDefault="00560BDC">
      <w:pPr>
        <w:pStyle w:val="BodyText"/>
      </w:pPr>
      <w:r>
        <w:t xml:space="preserve">We validate BIKER under two different ‘error scenarios.’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output directly as a first test of algorithm validity. 16 of these rivers are then additionally validated under a ‘measurement-error’ scenario </w:t>
      </w:r>
      <w:r>
        <w:lastRenderedPageBreak/>
        <w:t>that more closely mimics expected SWOT by adding realistic radar errors and sampling along the satellite’s future ground track. SWOT river error modeling was developed by Durand et al. (2020) and then applied to these 16 rivers by Frasson et al. (2021). This error modelling is non-trivial and computationally expensive, and thus we rely on these previously published data.</w:t>
      </w:r>
    </w:p>
    <w:p w14:paraId="4B74A80C" w14:textId="77777777" w:rsidR="00BD1C77" w:rsidRDefault="00560BDC">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emissions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3) for one calender year from 2008-2009 (Figure S2).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completely meaningless in the context of actually measured carbon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4B74A80D" w14:textId="77777777" w:rsidR="00BD1C77" w:rsidRDefault="00560BDC">
      <w:pPr>
        <w:pStyle w:val="Heading3"/>
      </w:pPr>
      <w:bookmarkStart w:id="34" w:name="section-3-methods"/>
      <w:bookmarkEnd w:id="32"/>
      <w:r>
        <w:t>3.2 Section 3 methods</w:t>
      </w:r>
    </w:p>
    <w:p w14:paraId="4B74A80E" w14:textId="77777777" w:rsidR="00BD1C77" w:rsidRDefault="00560BDC">
      <w:pPr>
        <w:pStyle w:val="Heading4"/>
      </w:pPr>
      <w:bookmarkStart w:id="35" w:name="biker"/>
      <w:r>
        <w:t>3.2.1 BIKER</w:t>
      </w:r>
    </w:p>
    <w:p w14:paraId="4B74A80F" w14:textId="77777777" w:rsidR="00BD1C77" w:rsidRDefault="00560BDC">
      <w:pPr>
        <w:pStyle w:val="FirstParagraph"/>
      </w:pPr>
      <w:r>
        <w:t xml:space="preserve">BIKER, and Bayesian inference in general, starts from Bayes rule (equation 8),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w:lastRenderedPageBreak/>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posterior distribution, as is done in BIKER.</w:t>
      </w:r>
    </w:p>
    <w:p w14:paraId="4B74A810" w14:textId="77777777" w:rsidR="00BD1C77" w:rsidRDefault="00560BDC">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4B74A811" w14:textId="77777777" w:rsidR="00BD1C77" w:rsidRDefault="00560BDC">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4B74A812" w14:textId="77777777" w:rsidR="00BD1C77" w:rsidRDefault="00560BDC">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w:t>
      </w:r>
      <w:r>
        <w:lastRenderedPageBreak/>
        <w:t xml:space="preserve">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4B74A813" w14:textId="77777777" w:rsidR="00BD1C77" w:rsidRDefault="00713B5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4B74A814" w14:textId="77777777" w:rsidR="00BD1C77" w:rsidRDefault="00560BDC">
      <w:pPr>
        <w:pStyle w:val="FirstParagraph"/>
      </w:pPr>
      <w:r>
        <w:t>Next, equation 9 is written as a Bayesian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 uncertainty arises from 1) parameter uncertainty in equation 7, 2) Manning’s equation, and 3) the rectangular channel assumption.</w:t>
      </w:r>
    </w:p>
    <w:p w14:paraId="4B74A815" w14:textId="77777777" w:rsidR="00BD1C77" w:rsidRDefault="00713B52">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4B74A816" w14:textId="77777777" w:rsidR="00BD1C77" w:rsidRDefault="00560BDC">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t>
      </w:r>
      <w:r>
        <w:lastRenderedPageBreak/>
        <w:t xml:space="preserve">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in Text S3).</w:t>
      </w:r>
    </w:p>
    <w:p w14:paraId="4B74A817" w14:textId="77777777" w:rsidR="00BD1C77" w:rsidRDefault="00560BDC">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4B74A818" w14:textId="77777777" w:rsidR="00BD1C77" w:rsidRDefault="00560BDC">
      <w:pPr>
        <w:pStyle w:val="Heading4"/>
      </w:pPr>
      <w:bookmarkStart w:id="36" w:name="biker-validation"/>
      <w:bookmarkEnd w:id="35"/>
      <w:r>
        <w:t>3.2.2 BIKER validation</w:t>
      </w:r>
    </w:p>
    <w:p w14:paraId="4B74A819" w14:textId="77777777" w:rsidR="00BD1C77" w:rsidRDefault="00560BDC">
      <w:pPr>
        <w:pStyle w:val="FirstParagraph"/>
      </w:pPr>
      <w:r>
        <w: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t>
      </w:r>
    </w:p>
    <w:p w14:paraId="4B74A81A" w14:textId="77777777" w:rsidR="00BD1C77" w:rsidRDefault="00560BDC">
      <w:pPr>
        <w:pStyle w:val="BodyText"/>
      </w:pPr>
      <w:r>
        <w:lastRenderedPageBreak/>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Text S4).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4B74A81B" w14:textId="77777777" w:rsidR="00BD1C77" w:rsidRDefault="00560BDC">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S2. They consist of the following:</w:t>
      </w:r>
    </w:p>
    <w:p w14:paraId="4B74A81C" w14:textId="77777777" w:rsidR="00BD1C77" w:rsidRDefault="00560BDC">
      <w:pPr>
        <w:pStyle w:val="Compact"/>
        <w:numPr>
          <w:ilvl w:val="0"/>
          <w:numId w:val="16"/>
        </w:numPr>
      </w:pPr>
      <w:r>
        <w:t xml:space="preserve">Correlation coefficient </w:t>
      </w:r>
      <w:r>
        <w:rPr>
          <w:i/>
          <w:iCs/>
        </w:rPr>
        <w:t>r</w:t>
      </w:r>
      <w:r>
        <w:t xml:space="preserve"> to quantify accuracy of BIKER’s temporal dynamics</w:t>
      </w:r>
    </w:p>
    <w:p w14:paraId="4B74A81D" w14:textId="77777777" w:rsidR="00BD1C77" w:rsidRDefault="00560BDC">
      <w:pPr>
        <w:pStyle w:val="Compact"/>
        <w:numPr>
          <w:ilvl w:val="0"/>
          <w:numId w:val="16"/>
        </w:numPr>
      </w:pPr>
      <w:r>
        <w:t>Root mean square error normalized by the observed mean (NRMSE) to assess bias</w:t>
      </w:r>
    </w:p>
    <w:p w14:paraId="4B74A81E" w14:textId="77777777" w:rsidR="00BD1C77" w:rsidRDefault="00560BDC">
      <w:pPr>
        <w:pStyle w:val="Compact"/>
        <w:numPr>
          <w:ilvl w:val="0"/>
          <w:numId w:val="16"/>
        </w:numPr>
      </w:pPr>
      <w:r>
        <w:t>Normalized mean absolute residual error (NMAE) to assess bias</w:t>
      </w:r>
    </w:p>
    <w:p w14:paraId="4B74A81F" w14:textId="77777777" w:rsidR="00BD1C77" w:rsidRDefault="00560BDC">
      <w:pPr>
        <w:pStyle w:val="Compact"/>
        <w:numPr>
          <w:ilvl w:val="0"/>
          <w:numId w:val="16"/>
        </w:numPr>
      </w:pPr>
      <w:r>
        <w:t>Kling-Gupta Efficiency (KGE). KGE is frequently used to assess streamflow prediction and simultaneously assesses accuracy in both bias and dynamics. While a value greater than -0.41 means the model outperforms a uniform prediction of the mean (Knoben et al., 2019), generally KGE scores are interpreted as being meaningful in ungauged settings if &gt; 0.</w:t>
      </w:r>
    </w:p>
    <w:p w14:paraId="4B74A820" w14:textId="77777777" w:rsidR="00BD1C77" w:rsidRDefault="00560BDC">
      <w:pPr>
        <w:pStyle w:val="Heading4"/>
      </w:pPr>
      <w:bookmarkStart w:id="37" w:name="carbon-emissions-validation"/>
      <w:bookmarkEnd w:id="36"/>
      <w:r>
        <w:lastRenderedPageBreak/>
        <w:t>3.2.3 Carbon emissions validation</w:t>
      </w:r>
    </w:p>
    <w:p w14:paraId="4B74A821" w14:textId="77777777" w:rsidR="00BD1C77" w:rsidRDefault="00560BDC">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(HG) scaling relationships. This effectively reduces equation 2 to equation 11. It is worth stressing that these literature upscaling workflows rely on in situ streamflow records and/or high-quality streamflow routing models.</w:t>
      </w:r>
    </w:p>
    <w:p w14:paraId="4B74A822" w14:textId="77777777" w:rsidR="00BD1C77" w:rsidRDefault="00560BDC">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4B74A823" w14:textId="77777777" w:rsidR="00BD1C77" w:rsidRDefault="00560BDC">
      <w:pPr>
        <w:pStyle w:val="FirstParagraph"/>
      </w:pPr>
      <w:r>
        <w:t xml:space="preserve">Conversely, BIKER represents a new way of approaching equation 11 compared to existing literature models: BIKER has no reliance on a streaflow model nor HG scaling relationships and only requires that a river is SWOT-observable. We are therefore interested in how the final carbon emissions that result from BIKER compare against literature methods that use equation 11.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as a realistic timeseries to yield fluxes per equation 11. In all three approaches, these observed hydraulics are streamflow, while BIKER uses only SWOT observations. Therefore, the advantage of BIKER is in its ease of application, as SWOT will observe all global rivers wider </w:t>
      </w:r>
      <w:r>
        <w:lastRenderedPageBreak/>
        <w:t>than 50m while streamflow observations are extremely geographically limited. But, BIKER is only attractive if it can produce fluxes with similar errors to published methods. Text S5 and Table S3 fully describe these three literature models.</w:t>
      </w:r>
    </w:p>
    <w:p w14:paraId="4B74A824" w14:textId="6638B8D2" w:rsidR="00BD1C77" w:rsidRDefault="00560BDC">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S2) with every 14th 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Sc</w:t>
      </w:r>
      <w:r>
        <w:t xml:space="preserve"> estimated following Raymond et al. (2012). The </w:t>
      </w:r>
      <w:r>
        <w:rPr>
          <w:i/>
          <w:iCs/>
        </w:rPr>
        <w:t>k</w:t>
      </w:r>
      <w:r>
        <w:t xml:space="preserve"> in equation 1 is obatained using BIKER or the three literature models (Table S3 and Text S5). Finally, we estimate a </w:t>
      </w:r>
      <w:ins w:id="38" w:author="Colin Gleason" w:date="2022-03-02T17:26:00Z">
        <w:r w:rsidR="00423292">
          <w:t xml:space="preserve">pseudo </w:t>
        </w:r>
      </w:ins>
      <w:r>
        <w:t xml:space="preserve">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w:t>
      </w:r>
      <w:ins w:id="39" w:author="Colin Gleason" w:date="2022-03-02T17:26:00Z">
        <w:r w:rsidR="00423292">
          <w:t>, remembering that we are applying ‘unit’ CO</w:t>
        </w:r>
      </w:ins>
      <w:ins w:id="40" w:author="Colin Gleason" w:date="2022-03-02T17:27:00Z">
        <w:r w:rsidR="00423292">
          <w:rPr>
            <w:vertAlign w:val="subscript"/>
          </w:rPr>
          <w:t>2</w:t>
        </w:r>
        <w:r w:rsidR="00423292">
          <w:t xml:space="preserve"> data in all rivers.</w:t>
        </w:r>
      </w:ins>
      <w:del w:id="41" w:author="Colin Gleason" w:date="2022-03-02T17:26:00Z">
        <w:r w:rsidDel="00423292">
          <w:delText>.</w:delText>
        </w:r>
      </w:del>
    </w:p>
    <w:p w14:paraId="4B74A825" w14:textId="77777777" w:rsidR="00BD1C77" w:rsidRDefault="00560BDC">
      <w:pPr>
        <w:pStyle w:val="Heading3"/>
      </w:pPr>
      <w:bookmarkStart w:id="42" w:name="section-3-results"/>
      <w:bookmarkEnd w:id="34"/>
      <w:bookmarkEnd w:id="37"/>
      <w:r>
        <w:t>3.3 Section 3 results</w:t>
      </w:r>
    </w:p>
    <w:p w14:paraId="4B74A826" w14:textId="77777777" w:rsidR="00BD1C77" w:rsidRDefault="00560BDC">
      <w:pPr>
        <w:pStyle w:val="Heading4"/>
      </w:pPr>
      <w:bookmarkStart w:id="43" w:name="biker-1"/>
      <w:r>
        <w:t>3.3.1 BIKER</w:t>
      </w:r>
    </w:p>
    <w:p w14:paraId="4B74A827" w14:textId="77777777" w:rsidR="00BD1C77" w:rsidRDefault="00560BDC">
      <w:pPr>
        <w:pStyle w:val="FirstParagraph"/>
      </w:pPr>
      <w:r>
        <w:t xml:space="preserve">Figure 4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assuming no SWOT measurement error. Two rivers each were sampled from the three tertiles of river </w:t>
      </w:r>
      <w:r>
        <w:rPr>
          <w:i/>
          <w:iCs/>
        </w:rPr>
        <w:t>KGE</w:t>
      </w:r>
      <w:r>
        <w:t xml:space="preserve"> scores (Table S2) for display. Consult Figure S3 for all 47 timeseries plots (assuming no measurement error) and Figure S4 for the 16 rivers with measurement errors.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in the better-performing rivers. Notably, there is sometimes positive </w:t>
      </w:r>
      <w:r>
        <w:lastRenderedPageBreak/>
        <w:t>bias in the estimates (e.g. both ‘Middle Skill’ rivers). Some rivers yield the correct temporal dynamics, but the magnitude of these values is stretched relative to the observed (e.g. Ohio River). In this example, temporal trends are still reasonably inferred even though the magnitude of the estimates is quite off.</w:t>
      </w:r>
    </w:p>
    <w:p w14:paraId="4B74A828" w14:textId="77777777" w:rsidR="00BD1C77" w:rsidRDefault="00560BDC">
      <w:commentRangeStart w:id="44"/>
      <w:r>
        <w:rPr>
          <w:noProof/>
        </w:rPr>
        <w:drawing>
          <wp:inline distT="0" distB="0" distL="0" distR="0" wp14:anchorId="4B74A962" wp14:editId="4D4141D3">
            <wp:extent cx="4869180" cy="3771900"/>
            <wp:effectExtent l="0" t="0" r="762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9180" cy="3771900"/>
                    </a:xfrm>
                    <a:prstGeom prst="rect">
                      <a:avLst/>
                    </a:prstGeom>
                    <a:noFill/>
                    <a:ln w="9525">
                      <a:noFill/>
                      <a:headEnd/>
                      <a:tailEnd/>
                    </a:ln>
                  </pic:spPr>
                </pic:pic>
              </a:graphicData>
            </a:graphic>
          </wp:inline>
        </w:drawing>
      </w:r>
      <w:commentRangeEnd w:id="44"/>
      <w:r w:rsidR="00423292">
        <w:rPr>
          <w:rStyle w:val="CommentReference"/>
        </w:rPr>
        <w:commentReference w:id="44"/>
      </w:r>
    </w:p>
    <w:p w14:paraId="4B74A829" w14:textId="77777777" w:rsidR="00BD1C77" w:rsidRDefault="00560BDC">
      <w:pPr>
        <w:pStyle w:val="ImageCaption"/>
      </w:pPr>
      <w:r>
        <w:t xml:space="preserve">Figure 4. Representative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observed, while green is BIKER and uses SWOT measurements as its sole input. The green ribbon indicates the 95% CIs for the BIKER posteriors. Rivers are sampled from the three tertiles of KGE scores. (a-b) are poorest performing rivers, (b-c) are in the middle, and (e-f) are the best performing rivers. Y axis is normalized by maximum observed values to compare visually.</w:t>
      </w:r>
    </w:p>
    <w:p w14:paraId="4B74A82A" w14:textId="77777777" w:rsidR="00BD1C77" w:rsidRDefault="00560BDC">
      <w:pPr>
        <w:pStyle w:val="BodyText"/>
      </w:pPr>
      <w:r>
        <w:lastRenderedPageBreak/>
        <w:t xml:space="preserve">Next, we calculate performance metrics following section 3.2.2 and Table S2. These are presented in Figure 5, which plots the scores for the 47 rivers with no measurement errors as empirical cumulative density functions (eCDFs). Median river </w:t>
      </w:r>
      <m:oMath>
        <m:r>
          <w:rPr>
            <w:rFonts w:ascii="Cambria Math" w:hAnsi="Cambria Math"/>
          </w:rPr>
          <m:t>KGE</m:t>
        </m:r>
      </m:oMath>
      <w:r>
        <w:t xml:space="preserve"> is 0.37 and median river </w:t>
      </w:r>
      <w:r>
        <w:rPr>
          <w:i/>
          <w:iCs/>
        </w:rPr>
        <w:t>r</w:t>
      </w:r>
      <w:r>
        <w:t xml:space="preserve"> is 0.91.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NRMSE has a median score of 0.37, highlighting many rivers which have notable positive biases (Figure 4 also confirms this visually). Median NMAE, however, is only 0.35 m/day.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4B74A82B" w14:textId="77777777" w:rsidR="00BD1C77" w:rsidRDefault="00560BDC">
      <w:r>
        <w:rPr>
          <w:noProof/>
        </w:rPr>
        <w:drawing>
          <wp:inline distT="0" distB="0" distL="0" distR="0" wp14:anchorId="4B74A964" wp14:editId="7B5DB50E">
            <wp:extent cx="4587240" cy="3604260"/>
            <wp:effectExtent l="0" t="0" r="381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587240" cy="3604260"/>
                    </a:xfrm>
                    <a:prstGeom prst="rect">
                      <a:avLst/>
                    </a:prstGeom>
                    <a:noFill/>
                    <a:ln w="9525">
                      <a:noFill/>
                      <a:headEnd/>
                      <a:tailEnd/>
                    </a:ln>
                  </pic:spPr>
                </pic:pic>
              </a:graphicData>
            </a:graphic>
          </wp:inline>
        </w:drawing>
      </w:r>
    </w:p>
    <w:p w14:paraId="4B74A82C" w14:textId="77777777" w:rsidR="00BD1C77" w:rsidRDefault="00560BDC">
      <w:pPr>
        <w:pStyle w:val="ImageCaption"/>
      </w:pPr>
      <w:r>
        <w:lastRenderedPageBreak/>
        <w:t>Figure 5. Performance metrics by river, ploted as empirical cummulative density functions (eCDFs). Each subpanel is labelled by its performance metric (defined in Table S2). Dashed lines denote median scores.</w:t>
      </w:r>
    </w:p>
    <w:p w14:paraId="4B74A82D" w14:textId="77777777" w:rsidR="00BD1C77" w:rsidRDefault="00560BDC">
      <w:pPr>
        <w:pStyle w:val="BodyText"/>
      </w:pPr>
      <w:r>
        <w:t>Figure 6 compares BIKER results under the ‘no-measurement-error’ and ‘measurement-error’ scenarios for the 16 rivers for which Frasson et al. (2021) provide an error model. Rivers that fall within the purple zone get worse when accounting for measurement error, while rivers in the green get better. Note also that axes are flipped in order to visualize all ‘better performances’ in the upper-right-corner of each sub-plot. BIKER performs nearly identically, regardless of implicit measurement errors in the inputs to the algorithm, i.e. points are scattered along the 1:1 line.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14:paraId="4B74A82E" w14:textId="77777777" w:rsidR="00BD1C77" w:rsidRDefault="00560BDC">
      <w:r>
        <w:rPr>
          <w:noProof/>
        </w:rPr>
        <w:lastRenderedPageBreak/>
        <w:drawing>
          <wp:inline distT="0" distB="0" distL="0" distR="0" wp14:anchorId="4B74A966" wp14:editId="6605BCC8">
            <wp:extent cx="3825240" cy="3703320"/>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25240" cy="3703320"/>
                    </a:xfrm>
                    <a:prstGeom prst="rect">
                      <a:avLst/>
                    </a:prstGeom>
                    <a:noFill/>
                    <a:ln w="9525">
                      <a:noFill/>
                      <a:headEnd/>
                      <a:tailEnd/>
                    </a:ln>
                  </pic:spPr>
                </pic:pic>
              </a:graphicData>
            </a:graphic>
          </wp:inline>
        </w:drawing>
      </w:r>
    </w:p>
    <w:p w14:paraId="4B74A82F" w14:textId="77777777" w:rsidR="00BD1C77" w:rsidRDefault="00560BDC">
      <w:pPr>
        <w:pStyle w:val="ImageCaption"/>
      </w:pPr>
      <w:r>
        <w:t>Figure 6: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also that axes are flipped in order to visualize all ‘better performances’ in the upper-right-corner of each sub-plot. Black line denotes linear regression to aid in visualization.</w:t>
      </w:r>
    </w:p>
    <w:p w14:paraId="4B74A830" w14:textId="77777777" w:rsidR="00BD1C77" w:rsidRDefault="00560BDC">
      <w:pPr>
        <w:pStyle w:val="BodyText"/>
      </w:pPr>
      <w:r>
        <w:t xml:space="preserve">Finally, we sought to explore the overall influence of prior error/bias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S2 for metric definition) across all 47 rivers in Figure 7a.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through the posterior in an approximately 1:1 manner (which is expected), except for a subset of rivers in </w:t>
      </w:r>
      <w:r>
        <w:lastRenderedPageBreak/>
        <w:t>which posterior error actually increases relative to the prior (approximately percentiles 0.6-0.9). We explore why this happens below.</w:t>
      </w:r>
    </w:p>
    <w:p w14:paraId="4B74A831" w14:textId="77777777" w:rsidR="00BD1C77" w:rsidRDefault="00560BDC">
      <w:commentRangeStart w:id="45"/>
      <w:r>
        <w:rPr>
          <w:noProof/>
        </w:rPr>
        <w:drawing>
          <wp:inline distT="0" distB="0" distL="0" distR="0" wp14:anchorId="4B74A968" wp14:editId="346F5495">
            <wp:extent cx="4000500" cy="39700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000500" cy="3970020"/>
                    </a:xfrm>
                    <a:prstGeom prst="rect">
                      <a:avLst/>
                    </a:prstGeom>
                    <a:noFill/>
                    <a:ln w="9525">
                      <a:noFill/>
                      <a:headEnd/>
                      <a:tailEnd/>
                    </a:ln>
                  </pic:spPr>
                </pic:pic>
              </a:graphicData>
            </a:graphic>
          </wp:inline>
        </w:drawing>
      </w:r>
      <w:commentRangeEnd w:id="45"/>
      <w:r w:rsidR="006C2AE1">
        <w:rPr>
          <w:rStyle w:val="CommentReference"/>
        </w:rPr>
        <w:commentReference w:id="45"/>
      </w:r>
    </w:p>
    <w:p w14:paraId="4B74A832" w14:textId="77777777" w:rsidR="00BD1C77" w:rsidRDefault="00560BDC">
      <w:pPr>
        <w:pStyle w:val="ImageCaption"/>
      </w:pPr>
      <w:r>
        <w:t xml:space="preserve">Figure 7: Empirical cummulative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commentRangeStart w:id="46"/>
      <w:r>
        <w:t>NMAE</w:t>
      </w:r>
      <w:commentRangeEnd w:id="46"/>
      <w:r w:rsidR="00D90D3C">
        <w:rPr>
          <w:rStyle w:val="CommentReference"/>
          <w:i w:val="0"/>
        </w:rPr>
        <w:commentReference w:id="46"/>
      </w:r>
      <w:r>
        <w:t xml:space="preserve">. See Table S2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4B74A833" w14:textId="087EAF38" w:rsidR="00BD1C77" w:rsidRDefault="00560BDC">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w:t>
      </w:r>
      <w:r>
        <w:lastRenderedPageBreak/>
        <w:t>therefore potentially biasing both the prior estimation methods (Text S3) and the actual Bayesian inference. Put another way, we suggest that</w:t>
      </w:r>
      <w:ins w:id="47" w:author="Colin Gleason" w:date="2022-03-02T17:49:00Z">
        <w:r w:rsidR="006C2AE1">
          <w:t xml:space="preserve"> if</w:t>
        </w:r>
      </w:ins>
      <w:r>
        <w:t xml:space="preserve"> a SWOT timeseries </w:t>
      </w:r>
      <w:del w:id="48" w:author="Colin Gleason" w:date="2022-03-02T17:49:00Z">
        <w:r w:rsidDel="006C2AE1">
          <w:delText xml:space="preserve">that </w:delText>
        </w:r>
      </w:del>
      <w:r>
        <w:t>does not sufficiently capture a river’s temporal dynamics</w:t>
      </w:r>
      <w:ins w:id="49" w:author="Colin Gleason" w:date="2022-03-02T17:49:00Z">
        <w:r w:rsidR="006C2AE1">
          <w:t>, it</w:t>
        </w:r>
      </w:ins>
      <w:r>
        <w:t xml:space="preserve"> will introduce additional error to the inference results. To test this, we subset our validation dataset by progressively higher coefficients of variation (</w:t>
      </w:r>
      <w:r>
        <w:rPr>
          <w:i/>
          <w:iCs/>
        </w:rPr>
        <w:t>CV</w:t>
      </w:r>
      <w:r>
        <w:t xml:space="preserve">) (&gt; 10%, &gt;20%, and &gt;30%). These filtered datasets are plotted in Figures 7b-7d (for &gt; 10%, &gt;20%, and &gt;30% </w:t>
      </w:r>
      <w:r>
        <w:rPr>
          <w:i/>
          <w:iCs/>
        </w:rPr>
        <w:t>CV</w:t>
      </w:r>
      <w:r>
        <w:t>, respectively), where our hypothesis is confirmed. Posterior bias systematically drops as the temporal variability of the SWOT data increases, with BIKER posterior error the smallest, and much less than prior error, in Figure 7d. This result is elaborated on in section 4.2.</w:t>
      </w:r>
    </w:p>
    <w:p w14:paraId="4B74A834" w14:textId="77777777" w:rsidR="00BD1C77" w:rsidRDefault="00560BDC">
      <w:pPr>
        <w:pStyle w:val="Heading4"/>
      </w:pPr>
      <w:bookmarkStart w:id="50" w:name="carbon-emissions"/>
      <w:bookmarkEnd w:id="43"/>
      <w:r>
        <w:t>3.3.2 Carbon Emissions</w:t>
      </w:r>
    </w:p>
    <w:p w14:paraId="4B74A835" w14:textId="77777777" w:rsidR="00BD1C77" w:rsidRDefault="00560BDC">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HG methods reflect their ‘best-case scenarios’ while BIKER reflects its worst case scenario, where 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techniques employed.</w:t>
      </w:r>
    </w:p>
    <w:p w14:paraId="4B74A836" w14:textId="77777777" w:rsidR="00BD1C77" w:rsidRDefault="00560BDC">
      <w:pPr>
        <w:pStyle w:val="BodyText"/>
      </w:pPr>
      <w:r>
        <w:t xml:space="preserve">Figure 8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from the rivers using BIKER posterior means and the three streamgauge-based HG models. Surprisingly, BIKER outperforms </w:t>
      </w:r>
      <w:r>
        <w:lastRenderedPageBreak/>
        <w:t>the gauge-based approaches, nearly correctly inferring the annual carbon emissions rate (9.8 Tg-C/yr for BIKER versus 9.35 Tg-C/yr observed). The three HG models overestimate this emissions rate: 14.8, 11.71, and 15.28 for ‘Raymond 2013,’ ‘Raymond 2012,’ and ‘Brinkerhoff 2019’ respectively. ‘Raymond 2012’ falls within the BIKER CIs and is reasonably close to the observed value, while ‘Raymond 2013’ overestimates the emission rate. ‘Brinkerhoff 2019’’s lower CI is comparable to BIKER’s higher CI. BIKER’s relatively stronger performance than the in situ HG models is elaborated on in section 4.3. Thus, despite BIKER using absolutely no streamgauge or other in situ data like the other 3 methods do, it provides a strong upscaling estimate of the annual carbon emission rate for the rivers (Figure 8).</w:t>
      </w:r>
    </w:p>
    <w:p w14:paraId="4B74A837" w14:textId="77777777" w:rsidR="00BD1C77" w:rsidRDefault="00560BDC">
      <w:r>
        <w:rPr>
          <w:noProof/>
        </w:rPr>
        <w:drawing>
          <wp:inline distT="0" distB="0" distL="0" distR="0" wp14:anchorId="4B74A96A" wp14:editId="343144D2">
            <wp:extent cx="3429000" cy="342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9000" cy="3429000"/>
                    </a:xfrm>
                    <a:prstGeom prst="rect">
                      <a:avLst/>
                    </a:prstGeom>
                    <a:noFill/>
                    <a:ln w="9525">
                      <a:noFill/>
                      <a:headEnd/>
                      <a:tailEnd/>
                    </a:ln>
                  </pic:spPr>
                </pic:pic>
              </a:graphicData>
            </a:graphic>
          </wp:inline>
        </w:drawing>
      </w:r>
    </w:p>
    <w:p w14:paraId="4B74A838" w14:textId="77777777" w:rsidR="00BD1C77" w:rsidRDefault="00560BDC">
      <w:pPr>
        <w:pStyle w:val="ImageCaption"/>
      </w:pPr>
      <w:r>
        <w:t xml:space="preserve">Figure 8: Yearly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w:t>
      </w:r>
      <w:r>
        <w:lastRenderedPageBreak/>
        <w:t>Note that confidence intervals were not calculated for the remaining two models because their uncertainties are not available.</w:t>
      </w:r>
    </w:p>
    <w:p w14:paraId="4B74A839" w14:textId="77777777" w:rsidR="00BD1C77" w:rsidRDefault="00560BDC">
      <w:pPr>
        <w:pStyle w:val="Heading2"/>
      </w:pPr>
      <w:bookmarkStart w:id="51" w:name="discussion"/>
      <w:bookmarkEnd w:id="31"/>
      <w:bookmarkEnd w:id="42"/>
      <w:bookmarkEnd w:id="50"/>
      <w:r>
        <w:t>4 Discussion</w:t>
      </w:r>
    </w:p>
    <w:p w14:paraId="4B74A83A" w14:textId="77777777" w:rsidR="00BD1C77" w:rsidRDefault="00560BDC">
      <w:pPr>
        <w:pStyle w:val="Heading3"/>
      </w:pPr>
      <w:bookmarkStart w:id="52" w:name="Xb20fe830aada82955e8c37d7a5b4e015ca2ffe3"/>
      <w:r>
        <w:t>4.1 Gas exchange in hydraulically-wide rivers</w:t>
      </w:r>
    </w:p>
    <w:p w14:paraId="4B74A83B" w14:textId="77777777" w:rsidR="00BD1C77" w:rsidRDefault="00560BDC">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systems.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3.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shear Reynold’s adaption of the small-eddy model (equation 7) reduces positive bias in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per equation 7’s theoretical basis- Moog &amp; Jirka, 1999a).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D. Zhao et al., 2003; Dongliang Zhao &amp; Toba, 2001), though this is specific to high wind speeds in open ocean. To our knowledge, Moog &amp; Jirka (1999a)‘s specific setup, which imposes a ’differentially-experienced’ surface turbulence theory on the small-eddy model, has never been empirically validated in rivers. Figure 3 provides this empirical verification for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also observed this model breaks down when </w:t>
      </w:r>
      <w:r>
        <w:lastRenderedPageBreak/>
        <w:t>including non-hydraulically-wide rivers (as the theory would suggest). Future tests should also explore other shear Reynold’s scaling relations for gas exchange in rivers.</w:t>
      </w:r>
    </w:p>
    <w:p w14:paraId="4B74A83C" w14:textId="21BD0DCD" w:rsidR="00BD1C77" w:rsidRDefault="00560BDC">
      <w:pPr>
        <w:pStyle w:val="BodyText"/>
      </w:pPr>
      <w:r>
        <w:t xml:space="preserve">Crucially, we are not accounting for wind-driven gas exchange, which is suggested to play an important role in wide rivers because river surface area is sufficiently large that wind can drive gas exchange (Beaulieu et al., 2012; Raymond &amp; Cole, 2001; Wang et al., 2021). Similarly,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 Wang et al. (2021), Chu &amp; Jirka (2003), and/or Plate &amp; Friedrich (1984). All three generally propose calculating both a wind-driven </w:t>
      </w:r>
      <w:r>
        <w:rPr>
          <w:i/>
          <w:iCs/>
        </w:rPr>
        <w:t>k</w:t>
      </w:r>
      <w:r>
        <w:t xml:space="preserve"> and a hydraulics-driven </w:t>
      </w:r>
      <w:r>
        <w:rPr>
          <w:i/>
          <w:iCs/>
        </w:rPr>
        <w:t>k</w:t>
      </w:r>
      <w:r>
        <w:t xml:space="preserve"> and then weighting each term</w:t>
      </w:r>
      <w:del w:id="53" w:author="Colin Gleason" w:date="2022-03-02T17:55:00Z">
        <w:r w:rsidDel="00AD5D96">
          <w:delText xml:space="preserve"> via parameters</w:delText>
        </w:r>
      </w:del>
      <w:r>
        <w:t>. In the case of BIKER, this would necessitate additional parameters that would need to be known a priori for specific rivers. This is left to future work.</w:t>
      </w:r>
    </w:p>
    <w:p w14:paraId="4B74A83D" w14:textId="77777777" w:rsidR="00BD1C77" w:rsidRDefault="00560BDC">
      <w:pPr>
        <w:pStyle w:val="Heading3"/>
      </w:pPr>
      <w:bookmarkStart w:id="54" w:name="Xc817feb09f5c70561d198b40aec0187018a9b76"/>
      <w:bookmarkEnd w:id="52"/>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4B74A83E" w14:textId="77777777" w:rsidR="00BD1C77" w:rsidRDefault="00560BDC">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t>
      </w:r>
      <w:r>
        <w:lastRenderedPageBreak/>
        <w:t>While this is a good start, this is obviously not sufficient for further developing process-level understandings of gas exchange at the global-scale.</w:t>
      </w:r>
    </w:p>
    <w:p w14:paraId="4B74A83F" w14:textId="77777777" w:rsidR="00BD1C77" w:rsidRDefault="00560BDC">
      <w:pPr>
        <w:pStyle w:val="BodyText"/>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less robustly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4-7) and when coupled with SWOT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4B74A840" w14:textId="0785DDCA" w:rsidR="00BD1C77" w:rsidRDefault="00560BDC">
      <w:pPr>
        <w:pStyle w:val="BodyText"/>
      </w:pPr>
      <w:r>
        <w:t xml:space="preserve">With that said, Figures 4, 5, S3, and S4 all highlight a substantial range of </w:t>
      </w:r>
      <w:del w:id="55" w:author="Colin Gleason" w:date="2022-03-02T17:56:00Z">
        <w:r w:rsidDel="00AD5D96">
          <w:delText xml:space="preserve">algorithm </w:delText>
        </w:r>
      </w:del>
      <w:ins w:id="56" w:author="Colin Gleason" w:date="2022-03-02T17:56:00Z">
        <w:r w:rsidR="00AD5D96">
          <w:t xml:space="preserve"> BIKER</w:t>
        </w:r>
        <w:r w:rsidR="00AD5D96">
          <w:t xml:space="preserve"> </w:t>
        </w:r>
      </w:ins>
      <w:r>
        <w:t>performance</w:t>
      </w:r>
      <w:del w:id="57" w:author="Colin Gleason" w:date="2022-03-02T17:56:00Z">
        <w:r w:rsidDel="00AD5D96">
          <w:delText>s</w:delText>
        </w:r>
      </w:del>
      <w:r>
        <w:t xml:space="preserve"> across rivers. These differences in performance are likely due to the representativeness of the priors used for that river. This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4B74A841" w14:textId="77777777" w:rsidR="00BD1C77" w:rsidRDefault="00560BDC">
      <w:pPr>
        <w:pStyle w:val="BodyText"/>
      </w:pPr>
      <w:r>
        <w:t xml:space="preserve">Furthermore, Figure 7 implies that a sufficient variability in SWOT observations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 a remote </w:t>
      </w:r>
      <w:r>
        <w:lastRenderedPageBreak/>
        <w:t xml:space="preserve">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 7 suggests that a ‘minimally sufficient’ hydraulic variability in SWOT measurements (in Figure 7b, suggested to be &gt; 10% </w:t>
      </w:r>
      <w:r>
        <w:rPr>
          <w:i/>
          <w:iCs/>
        </w:rPr>
        <w:t>CV</w:t>
      </w:r>
      <w:r>
        <w:t>) is needed to uniformally improve upon the prior. This will be important once SWOT launches and BIKER is implemented at the global-scale.</w:t>
      </w:r>
    </w:p>
    <w:p w14:paraId="4B74A842" w14:textId="77777777" w:rsidR="00BD1C77" w:rsidRDefault="00560BDC">
      <w:pPr>
        <w:pStyle w:val="Heading3"/>
      </w:pPr>
      <w:bookmarkStart w:id="58" w:name="coupling-biker-with-upscaling-workflows"/>
      <w:bookmarkEnd w:id="54"/>
      <w:r>
        <w:t>4.3 Coupling BIKER with upscaling workflows</w:t>
      </w:r>
    </w:p>
    <w:p w14:paraId="4B74A843" w14:textId="77777777" w:rsidR="00BD1C77" w:rsidRDefault="00560BDC">
      <w:pPr>
        <w:pStyle w:val="FirstParagraph"/>
      </w:pPr>
      <w:r>
        <w:t xml:space="preserve">Figure 8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three main implications for future work.</w:t>
      </w:r>
    </w:p>
    <w:p w14:paraId="4B74A844" w14:textId="77777777" w:rsidR="00BD1C77" w:rsidRDefault="00560BDC">
      <w:pPr>
        <w:pStyle w:val="BodyText"/>
      </w:pPr>
      <w:r>
        <w:t xml:space="preserve">First, figure 8 directly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spcae varying gas exchange. </w:t>
      </w:r>
      <w:r>
        <w:rPr>
          <w:b/>
          <w:bCs/>
        </w:rPr>
        <w:t>Liu etal in review</w:t>
      </w:r>
      <w:r>
        <w:t xml:space="preserve"> and Saccardi &amp; Winnick (2021) each propose models that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machine learning [</w:t>
      </w:r>
      <w:r>
        <w:rPr>
          <w:b/>
          <w:bCs/>
        </w:rPr>
        <w:t>Liu et al in review</w:t>
      </w:r>
      <w:r>
        <w:t xml:space="preserve">] and process-based reactive transport modeling (Saccardi &amp; Winnick,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is likely to be accomplished via data assimilation which has proven useful in using remotly-sensed discharge to improve streamflow routing models (Feng et al., 2021; Ishitsuka et al., 2020),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4B74A845" w14:textId="77777777" w:rsidR="00BD1C77" w:rsidRDefault="00560BDC">
      <w:pPr>
        <w:pStyle w:val="BodyText"/>
      </w:pPr>
      <w:r>
        <w:lastRenderedPageBreak/>
        <w:t xml:space="preserve">Second, at the field-scale Figure 8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B74A846" w14:textId="77777777" w:rsidR="00BD1C77" w:rsidRDefault="00560BDC">
      <w:pPr>
        <w:pStyle w:val="BodyText"/>
      </w:pPr>
      <w:r>
        <w:t xml:space="preserve">Finally, Figure 8 also uniquely allows us to directly compare the influence of geomorphic assumptions on total carbon emission rates from river networks, as all other calculations and parameters were held constant across our four tested models (Text S5). Therefore, figure 8 highlights a potentially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geomorphic models employed to scale river channel hydraulics with streamflow. In this case, the only difference between the three literature models and the observed estimate in Figure 8 is the specific HG model employed to predict river depth and velocity (Text S5, Table S3), and yet the eventual carbon emissions estimates (Figure 8) are quite different. Further, recall that the BIKER results in Figure 8 reflect a worst-case scenario (relatively uniformed priors), while the three in-situ methods represent best case scenarios (perfect streamflow records). We suggest future work should perform a formal sensitivity analysis for these HG parameters.</w:t>
      </w:r>
    </w:p>
    <w:p w14:paraId="4B74A847" w14:textId="77777777" w:rsidR="00BD1C77" w:rsidRDefault="00560BDC">
      <w:pPr>
        <w:pStyle w:val="Heading2"/>
      </w:pPr>
      <w:bookmarkStart w:id="59" w:name="conclusions"/>
      <w:bookmarkEnd w:id="51"/>
      <w:bookmarkEnd w:id="58"/>
      <w:r>
        <w:lastRenderedPageBreak/>
        <w:t>5 Conclusions</w:t>
      </w:r>
    </w:p>
    <w:p w14:paraId="4B74A848" w14:textId="77777777" w:rsidR="00BD1C77" w:rsidRDefault="00560BDC">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from the global river network is a major natural component of the global carbon cycle, on par with total forest carbon uptake (Pan et al., 2011). Despite much interest and progress, there is still large uncertainty in the temporal dynamics of gas exchange and thus carbon emissions to the atmosphere. Much of this uncertainty stems from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p w14:paraId="4B74A849" w14:textId="77777777" w:rsidR="00BD1C77" w:rsidRDefault="00560BDC">
      <w:pPr>
        <w:pStyle w:val="Heading2"/>
      </w:pPr>
      <w:bookmarkStart w:id="60" w:name="acknowledgements"/>
      <w:bookmarkEnd w:id="59"/>
      <w:r>
        <w:t>6 Acknowledgements</w:t>
      </w:r>
    </w:p>
    <w:p w14:paraId="4B74A84A" w14:textId="77777777" w:rsidR="00BD1C77" w:rsidRDefault="00560BDC">
      <w:pPr>
        <w:pStyle w:val="FirstParagraph"/>
      </w:pPr>
      <w:r>
        <w:t xml:space="preserve">C.B. Brinkerhoff was funded by a NASA Future Investigators in Earth and Space Science Fellowship (#xxxxxx). C.J. Gleason was supported by NASA SWOT Science Team grant #yyyyyy. The version of BIKER used in this study will be available upon acceptance. BIKER remains in active development and is available at </w:t>
      </w:r>
      <w:hyperlink r:id="rId22">
        <w:r>
          <w:rPr>
            <w:rStyle w:val="Hyperlink"/>
          </w:rPr>
          <w:t>https://github.com/craigbrinkerhoff/BIKER</w:t>
        </w:r>
      </w:hyperlink>
      <w:r>
        <w:t xml:space="preserve">. All code to build and generate results, figures, and the manuscript is available at </w:t>
      </w:r>
      <w:hyperlink r:id="rId23">
        <w:r>
          <w:rPr>
            <w:rStyle w:val="Hyperlink"/>
          </w:rPr>
          <w:t>https://github.com/craigbrinkerhoff/RSK600</w:t>
        </w:r>
      </w:hyperlink>
      <w:r>
        <w:t>. We thank Renato Frasson, Michael Durand, Amber Ulseth, and Jake Beaulieu for generously making their data available for this study. We also thank the entire SWOT discharge working group for their decade-plus body of work which inspired this study.</w:t>
      </w:r>
    </w:p>
    <w:p w14:paraId="4B74A84B" w14:textId="77777777" w:rsidR="00BD1C77" w:rsidRDefault="00560BDC">
      <w:pPr>
        <w:pStyle w:val="Heading2"/>
      </w:pPr>
      <w:bookmarkStart w:id="61" w:name="apendix-a"/>
      <w:bookmarkEnd w:id="60"/>
      <w:r>
        <w:t>7 Apendix A</w:t>
      </w:r>
    </w:p>
    <w:p w14:paraId="4B74A84C" w14:textId="77777777" w:rsidR="00BD1C77" w:rsidRDefault="00560BDC">
      <w:pPr>
        <w:pStyle w:val="FirstParagraph"/>
      </w:pPr>
      <w:r>
        <w:rPr>
          <w:i/>
          <w:iCs/>
        </w:rPr>
        <w:t>Table A1: Variable description and notation for this study</w:t>
      </w:r>
    </w:p>
    <w:tbl>
      <w:tblPr>
        <w:tblW w:w="5000" w:type="pct"/>
        <w:tblLook w:val="0020" w:firstRow="1" w:lastRow="0" w:firstColumn="0" w:lastColumn="0" w:noHBand="0" w:noVBand="0"/>
      </w:tblPr>
      <w:tblGrid>
        <w:gridCol w:w="1603"/>
        <w:gridCol w:w="3253"/>
        <w:gridCol w:w="3261"/>
        <w:gridCol w:w="1243"/>
      </w:tblGrid>
      <w:tr w:rsidR="00BD1C77" w14:paraId="4B74A851" w14:textId="77777777">
        <w:trPr>
          <w:tblHeader/>
        </w:trPr>
        <w:tc>
          <w:tcPr>
            <w:tcW w:w="0" w:type="auto"/>
          </w:tcPr>
          <w:p w14:paraId="4B74A84D" w14:textId="77777777" w:rsidR="00BD1C77" w:rsidRDefault="00560BDC">
            <w:pPr>
              <w:pStyle w:val="Compact"/>
              <w:jc w:val="left"/>
            </w:pPr>
            <w:r>
              <w:rPr>
                <w:b/>
                <w:bCs/>
              </w:rPr>
              <w:t>Notation</w:t>
            </w:r>
          </w:p>
        </w:tc>
        <w:tc>
          <w:tcPr>
            <w:tcW w:w="0" w:type="auto"/>
          </w:tcPr>
          <w:p w14:paraId="4B74A84E" w14:textId="77777777" w:rsidR="00BD1C77" w:rsidRDefault="00560BDC">
            <w:pPr>
              <w:pStyle w:val="Compact"/>
              <w:jc w:val="left"/>
            </w:pPr>
            <w:r>
              <w:rPr>
                <w:b/>
                <w:bCs/>
              </w:rPr>
              <w:t>Description</w:t>
            </w:r>
          </w:p>
        </w:tc>
        <w:tc>
          <w:tcPr>
            <w:tcW w:w="0" w:type="auto"/>
          </w:tcPr>
          <w:p w14:paraId="4B74A84F" w14:textId="77777777" w:rsidR="00BD1C77" w:rsidRDefault="00560BDC">
            <w:pPr>
              <w:pStyle w:val="Compact"/>
              <w:jc w:val="left"/>
            </w:pPr>
            <w:r>
              <w:rPr>
                <w:b/>
                <w:bCs/>
              </w:rPr>
              <w:t>Calculation (if not directly measured)</w:t>
            </w:r>
          </w:p>
        </w:tc>
        <w:tc>
          <w:tcPr>
            <w:tcW w:w="0" w:type="auto"/>
          </w:tcPr>
          <w:p w14:paraId="4B74A850" w14:textId="77777777" w:rsidR="00BD1C77" w:rsidRDefault="00560BDC">
            <w:pPr>
              <w:pStyle w:val="Compact"/>
              <w:jc w:val="left"/>
            </w:pPr>
            <w:r>
              <w:rPr>
                <w:b/>
                <w:bCs/>
              </w:rPr>
              <w:t>Units</w:t>
            </w:r>
          </w:p>
        </w:tc>
      </w:tr>
      <w:tr w:rsidR="00BD1C77" w14:paraId="4B74A856" w14:textId="77777777">
        <w:tc>
          <w:tcPr>
            <w:tcW w:w="0" w:type="auto"/>
          </w:tcPr>
          <w:p w14:paraId="4B74A852" w14:textId="77777777" w:rsidR="00BD1C77" w:rsidRDefault="00560BDC">
            <w:pPr>
              <w:pStyle w:val="Compact"/>
              <w:jc w:val="left"/>
            </w:pPr>
            <m:oMathPara>
              <m:oMath>
                <m:r>
                  <w:rPr>
                    <w:rFonts w:ascii="Cambria Math" w:hAnsi="Cambria Math"/>
                  </w:rPr>
                  <m:t>A</m:t>
                </m:r>
              </m:oMath>
            </m:oMathPara>
          </w:p>
        </w:tc>
        <w:tc>
          <w:tcPr>
            <w:tcW w:w="0" w:type="auto"/>
          </w:tcPr>
          <w:p w14:paraId="4B74A853" w14:textId="77777777" w:rsidR="00BD1C77" w:rsidRDefault="00560BDC">
            <w:pPr>
              <w:pStyle w:val="Compact"/>
              <w:jc w:val="left"/>
            </w:pPr>
            <w:r>
              <w:t>Channel cross-sectional area</w:t>
            </w:r>
          </w:p>
        </w:tc>
        <w:tc>
          <w:tcPr>
            <w:tcW w:w="0" w:type="auto"/>
          </w:tcPr>
          <w:p w14:paraId="4B74A854" w14:textId="77777777" w:rsidR="00BD1C77" w:rsidRDefault="00560BDC">
            <w:pPr>
              <w:pStyle w:val="Compact"/>
              <w:jc w:val="left"/>
            </w:pPr>
            <w:r>
              <w:t>NA</w:t>
            </w:r>
          </w:p>
        </w:tc>
        <w:tc>
          <w:tcPr>
            <w:tcW w:w="0" w:type="auto"/>
          </w:tcPr>
          <w:p w14:paraId="4B74A855" w14:textId="77777777" w:rsidR="00BD1C77" w:rsidRDefault="00713B52">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BD1C77" w14:paraId="4B74A85B" w14:textId="77777777">
        <w:tc>
          <w:tcPr>
            <w:tcW w:w="0" w:type="auto"/>
          </w:tcPr>
          <w:p w14:paraId="4B74A857" w14:textId="77777777" w:rsidR="00BD1C77" w:rsidRDefault="00713B52">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B74A858" w14:textId="77777777" w:rsidR="00BD1C77" w:rsidRDefault="00560BDC">
            <w:pPr>
              <w:pStyle w:val="Compact"/>
              <w:jc w:val="left"/>
            </w:pPr>
            <w:r>
              <w:t>Non-SWOT-observable cross-sectional area</w:t>
            </w:r>
          </w:p>
        </w:tc>
        <w:tc>
          <w:tcPr>
            <w:tcW w:w="0" w:type="auto"/>
          </w:tcPr>
          <w:p w14:paraId="4B74A859" w14:textId="77777777" w:rsidR="00BD1C77" w:rsidRDefault="00560BDC">
            <w:pPr>
              <w:pStyle w:val="Compact"/>
              <w:jc w:val="left"/>
            </w:pPr>
            <w:r>
              <w:t>NA</w:t>
            </w:r>
          </w:p>
        </w:tc>
        <w:tc>
          <w:tcPr>
            <w:tcW w:w="0" w:type="auto"/>
          </w:tcPr>
          <w:p w14:paraId="4B74A85A" w14:textId="77777777" w:rsidR="00BD1C77" w:rsidRDefault="00713B52">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BD1C77" w14:paraId="4B74A860" w14:textId="77777777">
        <w:tc>
          <w:tcPr>
            <w:tcW w:w="0" w:type="auto"/>
          </w:tcPr>
          <w:p w14:paraId="4B74A85C" w14:textId="77777777" w:rsidR="00BD1C77" w:rsidRDefault="00560BDC">
            <w:pPr>
              <w:pStyle w:val="Compact"/>
              <w:jc w:val="left"/>
            </w:pPr>
            <m:oMathPara>
              <m:oMath>
                <m:r>
                  <w:rPr>
                    <w:rFonts w:ascii="Cambria Math" w:hAnsi="Cambria Math"/>
                  </w:rPr>
                  <m:t>α</m:t>
                </m:r>
              </m:oMath>
            </m:oMathPara>
          </w:p>
        </w:tc>
        <w:tc>
          <w:tcPr>
            <w:tcW w:w="0" w:type="auto"/>
          </w:tcPr>
          <w:p w14:paraId="4B74A85D" w14:textId="77777777" w:rsidR="00BD1C77" w:rsidRDefault="00560BDC">
            <w:pPr>
              <w:pStyle w:val="Compact"/>
              <w:jc w:val="left"/>
            </w:pPr>
            <w:r>
              <w:t>Statistical parameter for equation 5 scaling relation</w:t>
            </w:r>
          </w:p>
        </w:tc>
        <w:tc>
          <w:tcPr>
            <w:tcW w:w="0" w:type="auto"/>
          </w:tcPr>
          <w:p w14:paraId="4B74A85E" w14:textId="77777777" w:rsidR="00BD1C77" w:rsidRDefault="00560BDC">
            <w:pPr>
              <w:pStyle w:val="Compact"/>
              <w:jc w:val="left"/>
            </w:pPr>
            <w:r>
              <w:t>NA</w:t>
            </w:r>
          </w:p>
        </w:tc>
        <w:tc>
          <w:tcPr>
            <w:tcW w:w="0" w:type="auto"/>
          </w:tcPr>
          <w:p w14:paraId="4B74A85F" w14:textId="77777777" w:rsidR="00BD1C77" w:rsidRDefault="00713B5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65" w14:textId="77777777">
        <w:tc>
          <w:tcPr>
            <w:tcW w:w="0" w:type="auto"/>
          </w:tcPr>
          <w:p w14:paraId="4B74A861" w14:textId="77777777" w:rsidR="00BD1C77" w:rsidRDefault="00713B52">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B74A862" w14:textId="77777777" w:rsidR="00BD1C77" w:rsidRDefault="00560BDC">
            <w:pPr>
              <w:pStyle w:val="Compact"/>
              <w:jc w:val="left"/>
            </w:pPr>
            <w:r>
              <w:t>Statistical parameter for equation 6 scaling relation</w:t>
            </w:r>
          </w:p>
        </w:tc>
        <w:tc>
          <w:tcPr>
            <w:tcW w:w="0" w:type="auto"/>
          </w:tcPr>
          <w:p w14:paraId="4B74A863" w14:textId="77777777" w:rsidR="00BD1C77" w:rsidRDefault="00560BDC">
            <w:pPr>
              <w:pStyle w:val="Compact"/>
              <w:jc w:val="left"/>
            </w:pPr>
            <w:r>
              <w:t>NA</w:t>
            </w:r>
          </w:p>
        </w:tc>
        <w:tc>
          <w:tcPr>
            <w:tcW w:w="0" w:type="auto"/>
          </w:tcPr>
          <w:p w14:paraId="4B74A864" w14:textId="77777777" w:rsidR="00BD1C77" w:rsidRDefault="00713B5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6A" w14:textId="77777777">
        <w:tc>
          <w:tcPr>
            <w:tcW w:w="0" w:type="auto"/>
          </w:tcPr>
          <w:p w14:paraId="4B74A866" w14:textId="77777777" w:rsidR="00BD1C77" w:rsidRDefault="00560BDC">
            <w:pPr>
              <w:pStyle w:val="Compact"/>
              <w:jc w:val="left"/>
            </w:pPr>
            <w:r>
              <w:rPr>
                <w:i/>
                <w:iCs/>
              </w:rPr>
              <w:t>Bulk carbon efflux</w:t>
            </w:r>
          </w:p>
        </w:tc>
        <w:tc>
          <w:tcPr>
            <w:tcW w:w="0" w:type="auto"/>
          </w:tcPr>
          <w:p w14:paraId="4B74A867" w14:textId="77777777" w:rsidR="00BD1C77" w:rsidRDefault="00560BDC">
            <w:pPr>
              <w:pStyle w:val="Compact"/>
              <w:jc w:val="left"/>
            </w:pPr>
            <w:r>
              <w:t>carbon mass transport rate from river to atmosphere</w:t>
            </w:r>
          </w:p>
        </w:tc>
        <w:tc>
          <w:tcPr>
            <w:tcW w:w="0" w:type="auto"/>
          </w:tcPr>
          <w:p w14:paraId="4B74A868" w14:textId="77777777" w:rsidR="00BD1C77" w:rsidRDefault="00560BDC">
            <w:pPr>
              <w:pStyle w:val="Compact"/>
              <w:jc w:val="left"/>
            </w:pPr>
            <w:r>
              <w:t>NA</w:t>
            </w:r>
          </w:p>
        </w:tc>
        <w:tc>
          <w:tcPr>
            <w:tcW w:w="0" w:type="auto"/>
          </w:tcPr>
          <w:p w14:paraId="4B74A869"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T</m:t>
                        </m:r>
                      </m:den>
                    </m:f>
                  </m:e>
                </m:d>
              </m:oMath>
            </m:oMathPara>
          </w:p>
        </w:tc>
      </w:tr>
      <w:tr w:rsidR="00BD1C77" w14:paraId="4B74A86F" w14:textId="77777777">
        <w:tc>
          <w:tcPr>
            <w:tcW w:w="0" w:type="auto"/>
          </w:tcPr>
          <w:p w14:paraId="4B74A86B" w14:textId="77777777" w:rsidR="00BD1C77" w:rsidRDefault="00560BDC">
            <w:pPr>
              <w:pStyle w:val="Compact"/>
              <w:jc w:val="left"/>
            </w:pPr>
            <m:oMathPara>
              <m:oMath>
                <m:r>
                  <w:rPr>
                    <w:rFonts w:ascii="Cambria Math" w:hAnsi="Cambria Math"/>
                  </w:rPr>
                  <m:t>β</m:t>
                </m:r>
              </m:oMath>
            </m:oMathPara>
          </w:p>
        </w:tc>
        <w:tc>
          <w:tcPr>
            <w:tcW w:w="0" w:type="auto"/>
          </w:tcPr>
          <w:p w14:paraId="4B74A86C" w14:textId="77777777" w:rsidR="00BD1C77" w:rsidRDefault="00560BDC">
            <w:pPr>
              <w:pStyle w:val="Compact"/>
              <w:jc w:val="left"/>
            </w:pPr>
            <w:r>
              <w:t>Statistical parameter for equation 7 scaling relation</w:t>
            </w:r>
          </w:p>
        </w:tc>
        <w:tc>
          <w:tcPr>
            <w:tcW w:w="0" w:type="auto"/>
          </w:tcPr>
          <w:p w14:paraId="4B74A86D" w14:textId="77777777" w:rsidR="00BD1C77" w:rsidRDefault="00560BDC">
            <w:pPr>
              <w:pStyle w:val="Compact"/>
              <w:jc w:val="left"/>
            </w:pPr>
            <w:r>
              <w:t>NA</w:t>
            </w:r>
          </w:p>
        </w:tc>
        <w:tc>
          <w:tcPr>
            <w:tcW w:w="0" w:type="auto"/>
          </w:tcPr>
          <w:p w14:paraId="4B74A86E" w14:textId="77777777" w:rsidR="00BD1C77" w:rsidRDefault="00713B5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BD1C77" w14:paraId="4B74A874" w14:textId="77777777">
        <w:tc>
          <w:tcPr>
            <w:tcW w:w="0" w:type="auto"/>
          </w:tcPr>
          <w:p w14:paraId="4B74A870" w14:textId="77777777" w:rsidR="00BD1C77" w:rsidRDefault="00713B52">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B74A871" w14:textId="77777777" w:rsidR="00BD1C77" w:rsidRDefault="00560BDC">
            <w:pPr>
              <w:pStyle w:val="Compact"/>
              <w:jc w:val="left"/>
            </w:pPr>
            <w:r>
              <w:t>Statistical parameter for equation 8 scaling relation</w:t>
            </w:r>
          </w:p>
        </w:tc>
        <w:tc>
          <w:tcPr>
            <w:tcW w:w="0" w:type="auto"/>
          </w:tcPr>
          <w:p w14:paraId="4B74A872" w14:textId="77777777" w:rsidR="00BD1C77" w:rsidRDefault="00560BDC">
            <w:pPr>
              <w:pStyle w:val="Compact"/>
              <w:jc w:val="left"/>
            </w:pPr>
            <w:r>
              <w:t>NA</w:t>
            </w:r>
          </w:p>
        </w:tc>
        <w:tc>
          <w:tcPr>
            <w:tcW w:w="0" w:type="auto"/>
          </w:tcPr>
          <w:p w14:paraId="4B74A873" w14:textId="77777777" w:rsidR="00BD1C77" w:rsidRDefault="00713B5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BD1C77" w14:paraId="4B74A879" w14:textId="77777777">
        <w:tc>
          <w:tcPr>
            <w:tcW w:w="0" w:type="auto"/>
          </w:tcPr>
          <w:p w14:paraId="4B74A875" w14:textId="77777777" w:rsidR="00BD1C77" w:rsidRDefault="00560BDC">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B74A876" w14:textId="77777777" w:rsidR="00BD1C77" w:rsidRDefault="00560BDC">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B74A877" w14:textId="77777777" w:rsidR="00BD1C77" w:rsidRDefault="00560BDC">
            <w:pPr>
              <w:pStyle w:val="Compact"/>
              <w:jc w:val="left"/>
            </w:pPr>
            <w:r>
              <w:t>NA</w:t>
            </w:r>
          </w:p>
        </w:tc>
        <w:tc>
          <w:tcPr>
            <w:tcW w:w="0" w:type="auto"/>
          </w:tcPr>
          <w:p w14:paraId="4B74A878"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7E" w14:textId="77777777">
        <w:tc>
          <w:tcPr>
            <w:tcW w:w="0" w:type="auto"/>
          </w:tcPr>
          <w:p w14:paraId="4B74A87A" w14:textId="77777777" w:rsidR="00BD1C77" w:rsidRDefault="00560BDC">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B74A87B" w14:textId="77777777" w:rsidR="00BD1C77" w:rsidRDefault="00560BDC">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B74A87C" w14:textId="77777777" w:rsidR="00BD1C77" w:rsidRDefault="00560BDC">
            <w:pPr>
              <w:pStyle w:val="Compact"/>
              <w:jc w:val="left"/>
            </w:pPr>
            <w:r>
              <w:t>NA</w:t>
            </w:r>
          </w:p>
        </w:tc>
        <w:tc>
          <w:tcPr>
            <w:tcW w:w="0" w:type="auto"/>
          </w:tcPr>
          <w:p w14:paraId="4B74A87D"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83" w14:textId="77777777">
        <w:tc>
          <w:tcPr>
            <w:tcW w:w="0" w:type="auto"/>
          </w:tcPr>
          <w:p w14:paraId="4B74A87F" w14:textId="77777777" w:rsidR="00BD1C77" w:rsidRDefault="00560BDC">
            <w:pPr>
              <w:pStyle w:val="Compact"/>
              <w:jc w:val="left"/>
            </w:pPr>
            <m:oMathPara>
              <m:oMath>
                <m:r>
                  <w:rPr>
                    <w:rFonts w:ascii="Cambria Math" w:hAnsi="Cambria Math"/>
                  </w:rPr>
                  <m:t>dA</m:t>
                </m:r>
              </m:oMath>
            </m:oMathPara>
          </w:p>
        </w:tc>
        <w:tc>
          <w:tcPr>
            <w:tcW w:w="0" w:type="auto"/>
          </w:tcPr>
          <w:p w14:paraId="4B74A880" w14:textId="77777777" w:rsidR="00BD1C77" w:rsidRDefault="00560BDC">
            <w:pPr>
              <w:pStyle w:val="Compact"/>
              <w:jc w:val="left"/>
            </w:pPr>
            <w:r>
              <w:t>change in cross-sectional area</w:t>
            </w:r>
          </w:p>
        </w:tc>
        <w:tc>
          <w:tcPr>
            <w:tcW w:w="0" w:type="auto"/>
          </w:tcPr>
          <w:p w14:paraId="4B74A881" w14:textId="77777777" w:rsidR="00BD1C77" w:rsidRDefault="00560BDC">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B74A882"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88" w14:textId="77777777">
        <w:tc>
          <w:tcPr>
            <w:tcW w:w="0" w:type="auto"/>
          </w:tcPr>
          <w:p w14:paraId="4B74A884" w14:textId="77777777" w:rsidR="00BD1C77" w:rsidRDefault="00713B52">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B74A885" w14:textId="77777777" w:rsidR="00BD1C77" w:rsidRDefault="00560BDC">
            <w:pPr>
              <w:pStyle w:val="Compact"/>
              <w:jc w:val="left"/>
            </w:pPr>
            <w:r>
              <w:t>Molecular diffusion coefficient</w:t>
            </w:r>
          </w:p>
        </w:tc>
        <w:tc>
          <w:tcPr>
            <w:tcW w:w="0" w:type="auto"/>
          </w:tcPr>
          <w:p w14:paraId="4B74A886" w14:textId="77777777" w:rsidR="00BD1C77" w:rsidRDefault="00560BDC">
            <w:pPr>
              <w:pStyle w:val="Compact"/>
              <w:jc w:val="left"/>
            </w:pPr>
            <w:r>
              <w:t>NA</w:t>
            </w:r>
          </w:p>
        </w:tc>
        <w:tc>
          <w:tcPr>
            <w:tcW w:w="0" w:type="auto"/>
          </w:tcPr>
          <w:p w14:paraId="4B74A887"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BD1C77" w14:paraId="4B74A88D" w14:textId="77777777">
        <w:tc>
          <w:tcPr>
            <w:tcW w:w="0" w:type="auto"/>
          </w:tcPr>
          <w:p w14:paraId="4B74A889" w14:textId="77777777" w:rsidR="00BD1C77" w:rsidRDefault="00560BDC">
            <w:pPr>
              <w:pStyle w:val="Compact"/>
              <w:jc w:val="left"/>
            </w:pPr>
            <m:oMathPara>
              <m:oMath>
                <m:r>
                  <w:rPr>
                    <w:rFonts w:ascii="Cambria Math" w:hAnsi="Cambria Math"/>
                  </w:rPr>
                  <m:t>ϵ</m:t>
                </m:r>
              </m:oMath>
            </m:oMathPara>
          </w:p>
        </w:tc>
        <w:tc>
          <w:tcPr>
            <w:tcW w:w="0" w:type="auto"/>
          </w:tcPr>
          <w:p w14:paraId="4B74A88A" w14:textId="77777777" w:rsidR="00BD1C77" w:rsidRDefault="00560BDC">
            <w:pPr>
              <w:pStyle w:val="Compact"/>
              <w:jc w:val="left"/>
            </w:pPr>
            <w:r>
              <w:t>Dissipation rate of near-surface turbulence</w:t>
            </w:r>
          </w:p>
        </w:tc>
        <w:tc>
          <w:tcPr>
            <w:tcW w:w="0" w:type="auto"/>
          </w:tcPr>
          <w:p w14:paraId="4B74A88B" w14:textId="77777777" w:rsidR="00BD1C77" w:rsidRDefault="00560BDC">
            <w:pPr>
              <w:pStyle w:val="Compact"/>
              <w:jc w:val="left"/>
            </w:pPr>
            <w:r>
              <w:t>NA</w:t>
            </w:r>
          </w:p>
        </w:tc>
        <w:tc>
          <w:tcPr>
            <w:tcW w:w="0" w:type="auto"/>
          </w:tcPr>
          <w:p w14:paraId="4B74A88C"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2" w14:textId="77777777">
        <w:tc>
          <w:tcPr>
            <w:tcW w:w="0" w:type="auto"/>
          </w:tcPr>
          <w:p w14:paraId="4B74A88E" w14:textId="77777777" w:rsidR="00BD1C77" w:rsidRDefault="00713B52">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B74A88F" w14:textId="77777777" w:rsidR="00BD1C77" w:rsidRDefault="00560BDC">
            <w:pPr>
              <w:pStyle w:val="Compact"/>
              <w:jc w:val="left"/>
            </w:pPr>
            <w:r>
              <w:t xml:space="preserve">log-law-of-the-wall model for </w:t>
            </w:r>
            <m:oMath>
              <m:r>
                <w:rPr>
                  <w:rFonts w:ascii="Cambria Math" w:hAnsi="Cambria Math"/>
                </w:rPr>
                <m:t>ϵ</m:t>
              </m:r>
            </m:oMath>
          </w:p>
        </w:tc>
        <w:tc>
          <w:tcPr>
            <w:tcW w:w="0" w:type="auto"/>
          </w:tcPr>
          <w:p w14:paraId="4B74A890" w14:textId="77777777" w:rsidR="00BD1C77" w:rsidRDefault="00713B52">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B74A891"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7" w14:textId="77777777">
        <w:tc>
          <w:tcPr>
            <w:tcW w:w="0" w:type="auto"/>
          </w:tcPr>
          <w:p w14:paraId="4B74A893" w14:textId="77777777" w:rsidR="00BD1C77" w:rsidRDefault="00713B52">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B74A894" w14:textId="77777777" w:rsidR="00BD1C77" w:rsidRDefault="00560BDC">
            <w:pPr>
              <w:pStyle w:val="Compact"/>
              <w:jc w:val="left"/>
            </w:pPr>
            <w:r>
              <w:t xml:space="preserve">Form-drag model for </w:t>
            </w:r>
            <m:oMath>
              <m:r>
                <w:rPr>
                  <w:rFonts w:ascii="Cambria Math" w:hAnsi="Cambria Math"/>
                </w:rPr>
                <m:t>ϵ</m:t>
              </m:r>
            </m:oMath>
          </w:p>
        </w:tc>
        <w:tc>
          <w:tcPr>
            <w:tcW w:w="0" w:type="auto"/>
          </w:tcPr>
          <w:p w14:paraId="4B74A895" w14:textId="77777777" w:rsidR="00BD1C77" w:rsidRDefault="00560BDC">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B74A896"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BD1C77" w14:paraId="4B74A89C" w14:textId="77777777">
        <w:tc>
          <w:tcPr>
            <w:tcW w:w="0" w:type="auto"/>
          </w:tcPr>
          <w:p w14:paraId="4B74A898" w14:textId="77777777" w:rsidR="00BD1C77" w:rsidRDefault="00560BDC">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B74A899" w14:textId="77777777" w:rsidR="00BD1C77" w:rsidRDefault="00560BDC">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B74A89A" w14:textId="77777777" w:rsidR="00BD1C77" w:rsidRDefault="00560BDC">
            <w:pPr>
              <w:pStyle w:val="Compact"/>
              <w:jc w:val="left"/>
            </w:pPr>
            <w:r>
              <w:t>NA</w:t>
            </w:r>
          </w:p>
        </w:tc>
        <w:tc>
          <w:tcPr>
            <w:tcW w:w="0" w:type="auto"/>
          </w:tcPr>
          <w:p w14:paraId="4B74A89B"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BD1C77" w14:paraId="4B74A8A1" w14:textId="77777777">
        <w:tc>
          <w:tcPr>
            <w:tcW w:w="0" w:type="auto"/>
          </w:tcPr>
          <w:p w14:paraId="4B74A89D" w14:textId="77777777" w:rsidR="00BD1C77" w:rsidRDefault="00560BDC">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B74A89E" w14:textId="77777777" w:rsidR="00BD1C77" w:rsidRDefault="00560BDC">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B74A89F" w14:textId="77777777" w:rsidR="00BD1C77" w:rsidRDefault="00560BDC">
            <w:pPr>
              <w:pStyle w:val="Compact"/>
              <w:jc w:val="left"/>
            </w:pPr>
            <w:r>
              <w:t>NA</w:t>
            </w:r>
          </w:p>
        </w:tc>
        <w:tc>
          <w:tcPr>
            <w:tcW w:w="0" w:type="auto"/>
          </w:tcPr>
          <w:p w14:paraId="4B74A8A0"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BD1C77" w14:paraId="4B74A8A6" w14:textId="77777777">
        <w:tc>
          <w:tcPr>
            <w:tcW w:w="0" w:type="auto"/>
          </w:tcPr>
          <w:p w14:paraId="4B74A8A2" w14:textId="77777777" w:rsidR="00BD1C77" w:rsidRDefault="00560BDC">
            <w:pPr>
              <w:pStyle w:val="Compact"/>
              <w:jc w:val="left"/>
            </w:pPr>
            <m:oMathPara>
              <m:oMath>
                <m:r>
                  <w:rPr>
                    <w:rFonts w:ascii="Cambria Math" w:hAnsi="Cambria Math"/>
                  </w:rPr>
                  <m:t>g</m:t>
                </m:r>
              </m:oMath>
            </m:oMathPara>
          </w:p>
        </w:tc>
        <w:tc>
          <w:tcPr>
            <w:tcW w:w="0" w:type="auto"/>
          </w:tcPr>
          <w:p w14:paraId="4B74A8A3" w14:textId="77777777" w:rsidR="00BD1C77" w:rsidRDefault="00560BDC">
            <w:pPr>
              <w:pStyle w:val="Compact"/>
              <w:jc w:val="left"/>
            </w:pPr>
            <w:r>
              <w:t>gravitational acceleration</w:t>
            </w:r>
          </w:p>
        </w:tc>
        <w:tc>
          <w:tcPr>
            <w:tcW w:w="0" w:type="auto"/>
          </w:tcPr>
          <w:p w14:paraId="4B74A8A4" w14:textId="77777777" w:rsidR="00BD1C77" w:rsidRDefault="00560BDC">
            <w:pPr>
              <w:pStyle w:val="Compact"/>
              <w:jc w:val="left"/>
            </w:pPr>
            <w:r>
              <w:t>9.8</w:t>
            </w:r>
          </w:p>
        </w:tc>
        <w:tc>
          <w:tcPr>
            <w:tcW w:w="0" w:type="auto"/>
          </w:tcPr>
          <w:p w14:paraId="4B74A8A5"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BD1C77" w14:paraId="4B74A8AB" w14:textId="77777777">
        <w:tc>
          <w:tcPr>
            <w:tcW w:w="0" w:type="auto"/>
          </w:tcPr>
          <w:p w14:paraId="4B74A8A7" w14:textId="77777777" w:rsidR="00BD1C77" w:rsidRDefault="00560BDC">
            <w:pPr>
              <w:pStyle w:val="Compact"/>
              <w:jc w:val="left"/>
            </w:pPr>
            <m:oMathPara>
              <m:oMath>
                <m:r>
                  <w:rPr>
                    <w:rFonts w:ascii="Cambria Math" w:hAnsi="Cambria Math"/>
                  </w:rPr>
                  <m:t>H</m:t>
                </m:r>
              </m:oMath>
            </m:oMathPara>
          </w:p>
        </w:tc>
        <w:tc>
          <w:tcPr>
            <w:tcW w:w="0" w:type="auto"/>
          </w:tcPr>
          <w:p w14:paraId="4B74A8A8" w14:textId="77777777" w:rsidR="00BD1C77" w:rsidRDefault="00560BDC">
            <w:pPr>
              <w:pStyle w:val="Compact"/>
              <w:jc w:val="left"/>
            </w:pPr>
            <w:r>
              <w:t>Mean flow depth</w:t>
            </w:r>
          </w:p>
        </w:tc>
        <w:tc>
          <w:tcPr>
            <w:tcW w:w="0" w:type="auto"/>
          </w:tcPr>
          <w:p w14:paraId="4B74A8A9" w14:textId="77777777" w:rsidR="00BD1C77" w:rsidRDefault="00560BDC">
            <w:pPr>
              <w:pStyle w:val="Compact"/>
              <w:jc w:val="left"/>
            </w:pPr>
            <m:oMathPara>
              <m:oMath>
                <m:r>
                  <w:rPr>
                    <w:rFonts w:ascii="Cambria Math" w:hAnsi="Cambria Math"/>
                  </w:rPr>
                  <m:t>A</m:t>
                </m:r>
                <m:r>
                  <m:rPr>
                    <m:sty m:val="p"/>
                  </m:rPr>
                  <w:rPr>
                    <w:rFonts w:ascii="Cambria Math" w:hAnsi="Cambria Math"/>
                  </w:rPr>
                  <m:t>/</m:t>
                </m:r>
                <m:r>
                  <w:rPr>
                    <w:rFonts w:ascii="Cambria Math" w:hAnsi="Cambria Math"/>
                  </w:rPr>
                  <m:t>W</m:t>
                </m:r>
              </m:oMath>
            </m:oMathPara>
          </w:p>
        </w:tc>
        <w:tc>
          <w:tcPr>
            <w:tcW w:w="0" w:type="auto"/>
          </w:tcPr>
          <w:p w14:paraId="4B74A8AA"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B0" w14:textId="77777777">
        <w:tc>
          <w:tcPr>
            <w:tcW w:w="0" w:type="auto"/>
          </w:tcPr>
          <w:p w14:paraId="4B74A8AC" w14:textId="77777777" w:rsidR="00BD1C77" w:rsidRDefault="00713B52">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B74A8AD" w14:textId="77777777" w:rsidR="00BD1C77" w:rsidRDefault="00560BDC">
            <w:pPr>
              <w:pStyle w:val="Compact"/>
              <w:jc w:val="left"/>
            </w:pPr>
            <w:r>
              <w:t>Water surface elevation</w:t>
            </w:r>
          </w:p>
        </w:tc>
        <w:tc>
          <w:tcPr>
            <w:tcW w:w="0" w:type="auto"/>
          </w:tcPr>
          <w:p w14:paraId="4B74A8AE" w14:textId="77777777" w:rsidR="00BD1C77" w:rsidRDefault="00560BDC">
            <w:pPr>
              <w:pStyle w:val="Compact"/>
              <w:jc w:val="left"/>
            </w:pPr>
            <w:r>
              <w:t>NA</w:t>
            </w:r>
          </w:p>
        </w:tc>
        <w:tc>
          <w:tcPr>
            <w:tcW w:w="0" w:type="auto"/>
          </w:tcPr>
          <w:p w14:paraId="4B74A8AF"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B5" w14:textId="77777777">
        <w:tc>
          <w:tcPr>
            <w:tcW w:w="0" w:type="auto"/>
          </w:tcPr>
          <w:p w14:paraId="4B74A8B1" w14:textId="77777777" w:rsidR="00BD1C77" w:rsidRDefault="00560BDC">
            <w:pPr>
              <w:pStyle w:val="Compact"/>
              <w:jc w:val="left"/>
            </w:pPr>
            <m:oMathPara>
              <m:oMath>
                <m:r>
                  <w:rPr>
                    <w:rFonts w:ascii="Cambria Math" w:hAnsi="Cambria Math"/>
                  </w:rPr>
                  <m:t>i</m:t>
                </m:r>
              </m:oMath>
            </m:oMathPara>
          </w:p>
        </w:tc>
        <w:tc>
          <w:tcPr>
            <w:tcW w:w="0" w:type="auto"/>
          </w:tcPr>
          <w:p w14:paraId="4B74A8B2" w14:textId="77777777" w:rsidR="00BD1C77" w:rsidRDefault="00560BDC">
            <w:pPr>
              <w:pStyle w:val="Compact"/>
              <w:jc w:val="left"/>
            </w:pPr>
            <w:r>
              <w:t>Cross-section discretization within river reach</w:t>
            </w:r>
          </w:p>
        </w:tc>
        <w:tc>
          <w:tcPr>
            <w:tcW w:w="0" w:type="auto"/>
          </w:tcPr>
          <w:p w14:paraId="4B74A8B3" w14:textId="77777777" w:rsidR="00BD1C77" w:rsidRDefault="00560BDC">
            <w:pPr>
              <w:pStyle w:val="Compact"/>
              <w:jc w:val="left"/>
            </w:pPr>
            <w:r>
              <w:t>NA</w:t>
            </w:r>
          </w:p>
        </w:tc>
        <w:tc>
          <w:tcPr>
            <w:tcW w:w="0" w:type="auto"/>
          </w:tcPr>
          <w:p w14:paraId="4B74A8B4" w14:textId="77777777" w:rsidR="00BD1C77" w:rsidRDefault="00560BDC">
            <w:pPr>
              <w:pStyle w:val="Compact"/>
              <w:jc w:val="left"/>
            </w:pPr>
            <w:r>
              <w:t>NA</w:t>
            </w:r>
          </w:p>
        </w:tc>
      </w:tr>
      <w:tr w:rsidR="00BD1C77" w14:paraId="4B74A8BA" w14:textId="77777777">
        <w:tc>
          <w:tcPr>
            <w:tcW w:w="0" w:type="auto"/>
          </w:tcPr>
          <w:p w14:paraId="4B74A8B6" w14:textId="77777777" w:rsidR="00BD1C77" w:rsidRDefault="00560BDC">
            <w:pPr>
              <w:pStyle w:val="Compact"/>
              <w:jc w:val="left"/>
            </w:pPr>
            <m:oMathPara>
              <m:oMath>
                <m:r>
                  <w:rPr>
                    <w:rFonts w:ascii="Cambria Math" w:hAnsi="Cambria Math"/>
                  </w:rPr>
                  <m:t>k</m:t>
                </m:r>
              </m:oMath>
            </m:oMathPara>
          </w:p>
        </w:tc>
        <w:tc>
          <w:tcPr>
            <w:tcW w:w="0" w:type="auto"/>
          </w:tcPr>
          <w:p w14:paraId="4B74A8B7" w14:textId="77777777" w:rsidR="00BD1C77" w:rsidRDefault="00560BDC">
            <w:pPr>
              <w:pStyle w:val="Compact"/>
              <w:jc w:val="left"/>
            </w:pPr>
            <w:r>
              <w:t>gas exchange velocity</w:t>
            </w:r>
          </w:p>
        </w:tc>
        <w:tc>
          <w:tcPr>
            <w:tcW w:w="0" w:type="auto"/>
          </w:tcPr>
          <w:p w14:paraId="4B74A8B8" w14:textId="77777777" w:rsidR="00BD1C77" w:rsidRDefault="00560BDC">
            <w:pPr>
              <w:pStyle w:val="Compact"/>
              <w:jc w:val="left"/>
            </w:pPr>
            <w:r>
              <w:t>NA</w:t>
            </w:r>
          </w:p>
        </w:tc>
        <w:tc>
          <w:tcPr>
            <w:tcW w:w="0" w:type="auto"/>
          </w:tcPr>
          <w:p w14:paraId="4B74A8B9"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BF" w14:textId="77777777">
        <w:tc>
          <w:tcPr>
            <w:tcW w:w="0" w:type="auto"/>
          </w:tcPr>
          <w:p w14:paraId="4B74A8BB" w14:textId="77777777" w:rsidR="00BD1C77" w:rsidRDefault="00713B52">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B74A8BC" w14:textId="77777777" w:rsidR="00BD1C77" w:rsidRDefault="00560BDC">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B74A8BD" w14:textId="77777777" w:rsidR="00BD1C77" w:rsidRDefault="00713B52">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k</m:t>
                                </m:r>
                              </m:sub>
                            </m:sSub>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B74A8BE"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C4" w14:textId="77777777">
        <w:tc>
          <w:tcPr>
            <w:tcW w:w="0" w:type="auto"/>
          </w:tcPr>
          <w:p w14:paraId="4B74A8C0" w14:textId="77777777" w:rsidR="00BD1C77" w:rsidRDefault="00713B52">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oMath>
            </m:oMathPara>
          </w:p>
        </w:tc>
        <w:tc>
          <w:tcPr>
            <w:tcW w:w="0" w:type="auto"/>
          </w:tcPr>
          <w:p w14:paraId="4B74A8C1" w14:textId="77777777" w:rsidR="00BD1C77" w:rsidRDefault="00560BDC">
            <w:pPr>
              <w:pStyle w:val="Compact"/>
              <w:jc w:val="left"/>
            </w:pPr>
            <w:r>
              <w:t xml:space="preserve">“observed” 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B74A8C2" w14:textId="77777777" w:rsidR="00BD1C77" w:rsidRDefault="00713B52">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B74A8C3"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C9" w14:textId="77777777">
        <w:tc>
          <w:tcPr>
            <w:tcW w:w="0" w:type="auto"/>
          </w:tcPr>
          <w:p w14:paraId="4B74A8C5" w14:textId="77777777" w:rsidR="00BD1C77" w:rsidRDefault="00560BDC">
            <w:pPr>
              <w:pStyle w:val="Compact"/>
              <w:jc w:val="left"/>
            </w:pPr>
            <m:oMathPara>
              <m:oMath>
                <m:r>
                  <w:rPr>
                    <w:rFonts w:ascii="Cambria Math" w:hAnsi="Cambria Math"/>
                  </w:rPr>
                  <m:t>n</m:t>
                </m:r>
              </m:oMath>
            </m:oMathPara>
          </w:p>
        </w:tc>
        <w:tc>
          <w:tcPr>
            <w:tcW w:w="0" w:type="auto"/>
          </w:tcPr>
          <w:p w14:paraId="4B74A8C6" w14:textId="77777777" w:rsidR="00BD1C77" w:rsidRDefault="00560BDC">
            <w:pPr>
              <w:pStyle w:val="Compact"/>
              <w:jc w:val="left"/>
            </w:pPr>
            <w:r>
              <w:t>Manning’s roughness coefficient</w:t>
            </w:r>
          </w:p>
        </w:tc>
        <w:tc>
          <w:tcPr>
            <w:tcW w:w="0" w:type="auto"/>
          </w:tcPr>
          <w:p w14:paraId="4B74A8C7" w14:textId="77777777" w:rsidR="00BD1C77" w:rsidRDefault="00713B52">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B74A8C8"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BD1C77" w14:paraId="4B74A8CE" w14:textId="77777777">
        <w:tc>
          <w:tcPr>
            <w:tcW w:w="0" w:type="auto"/>
          </w:tcPr>
          <w:p w14:paraId="4B74A8CA" w14:textId="77777777" w:rsidR="00BD1C77" w:rsidRDefault="00560BDC">
            <w:pPr>
              <w:pStyle w:val="Compact"/>
              <w:jc w:val="left"/>
            </w:pPr>
            <m:oMathPara>
              <m:oMath>
                <m:r>
                  <m:rPr>
                    <m:sty m:val="p"/>
                  </m:rPr>
                  <w:rPr>
                    <w:rFonts w:ascii="Cambria Math" w:hAnsi="Cambria Math"/>
                  </w:rPr>
                  <m:t>ρ</m:t>
                </m:r>
              </m:oMath>
            </m:oMathPara>
          </w:p>
        </w:tc>
        <w:tc>
          <w:tcPr>
            <w:tcW w:w="0" w:type="auto"/>
          </w:tcPr>
          <w:p w14:paraId="4B74A8CB" w14:textId="77777777" w:rsidR="00BD1C77" w:rsidRDefault="00560BDC">
            <w:pPr>
              <w:pStyle w:val="Compact"/>
              <w:jc w:val="left"/>
            </w:pPr>
            <w:r>
              <w:t>Density of water</w:t>
            </w:r>
          </w:p>
        </w:tc>
        <w:tc>
          <w:tcPr>
            <w:tcW w:w="0" w:type="auto"/>
          </w:tcPr>
          <w:p w14:paraId="4B74A8CC" w14:textId="77777777" w:rsidR="00BD1C77" w:rsidRDefault="00560BDC">
            <w:pPr>
              <w:pStyle w:val="Compact"/>
              <w:jc w:val="left"/>
            </w:pPr>
            <w:r>
              <w:t>NA</w:t>
            </w:r>
          </w:p>
        </w:tc>
        <w:tc>
          <w:tcPr>
            <w:tcW w:w="0" w:type="auto"/>
          </w:tcPr>
          <w:p w14:paraId="4B74A8CD"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BD1C77" w14:paraId="4B74A8D3" w14:textId="77777777">
        <w:tc>
          <w:tcPr>
            <w:tcW w:w="0" w:type="auto"/>
          </w:tcPr>
          <w:p w14:paraId="4B74A8CF" w14:textId="77777777" w:rsidR="00BD1C77" w:rsidRDefault="00560BDC">
            <w:pPr>
              <w:pStyle w:val="Compact"/>
              <w:jc w:val="left"/>
            </w:pPr>
            <m:oMathPara>
              <m:oMath>
                <m:r>
                  <w:rPr>
                    <w:rFonts w:ascii="Cambria Math" w:hAnsi="Cambria Math"/>
                  </w:rPr>
                  <m:t>Q</m:t>
                </m:r>
              </m:oMath>
            </m:oMathPara>
          </w:p>
        </w:tc>
        <w:tc>
          <w:tcPr>
            <w:tcW w:w="0" w:type="auto"/>
          </w:tcPr>
          <w:p w14:paraId="4B74A8D0" w14:textId="77777777" w:rsidR="00BD1C77" w:rsidRDefault="00560BDC">
            <w:pPr>
              <w:pStyle w:val="Compact"/>
              <w:jc w:val="left"/>
            </w:pPr>
            <w:r>
              <w:t>River discharge</w:t>
            </w:r>
          </w:p>
        </w:tc>
        <w:tc>
          <w:tcPr>
            <w:tcW w:w="0" w:type="auto"/>
          </w:tcPr>
          <w:p w14:paraId="4B74A8D1" w14:textId="77777777" w:rsidR="00BD1C77" w:rsidRDefault="00560BDC">
            <w:pPr>
              <w:pStyle w:val="Compact"/>
              <w:jc w:val="left"/>
            </w:pPr>
            <w:r>
              <w:t>NA</w:t>
            </w:r>
          </w:p>
        </w:tc>
        <w:tc>
          <w:tcPr>
            <w:tcW w:w="0" w:type="auto"/>
          </w:tcPr>
          <w:p w14:paraId="4B74A8D2" w14:textId="77777777" w:rsidR="00BD1C77" w:rsidRDefault="00713B5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BD1C77" w14:paraId="4B74A8D8" w14:textId="77777777">
        <w:tc>
          <w:tcPr>
            <w:tcW w:w="0" w:type="auto"/>
          </w:tcPr>
          <w:p w14:paraId="4B74A8D4" w14:textId="77777777" w:rsidR="00BD1C77" w:rsidRDefault="00713B52">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B74A8D5" w14:textId="77777777" w:rsidR="00BD1C77" w:rsidRDefault="00560BDC">
            <w:pPr>
              <w:pStyle w:val="Compact"/>
              <w:jc w:val="left"/>
            </w:pPr>
            <w:r>
              <w:t>Hydraulic radius</w:t>
            </w:r>
          </w:p>
        </w:tc>
        <w:tc>
          <w:tcPr>
            <w:tcW w:w="0" w:type="auto"/>
          </w:tcPr>
          <w:p w14:paraId="4B74A8D6" w14:textId="77777777" w:rsidR="00BD1C77" w:rsidRDefault="00713B52">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4B74A8D7"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8DD" w14:textId="77777777">
        <w:tc>
          <w:tcPr>
            <w:tcW w:w="0" w:type="auto"/>
          </w:tcPr>
          <w:p w14:paraId="4B74A8D9" w14:textId="77777777" w:rsidR="00BD1C77" w:rsidRDefault="00560BDC">
            <w:pPr>
              <w:pStyle w:val="Compact"/>
              <w:jc w:val="left"/>
            </w:pPr>
            <m:oMathPara>
              <m:oMath>
                <m:r>
                  <w:rPr>
                    <w:rFonts w:ascii="Cambria Math" w:hAnsi="Cambria Math"/>
                  </w:rPr>
                  <m:t>S</m:t>
                </m:r>
              </m:oMath>
            </m:oMathPara>
          </w:p>
        </w:tc>
        <w:tc>
          <w:tcPr>
            <w:tcW w:w="0" w:type="auto"/>
          </w:tcPr>
          <w:p w14:paraId="4B74A8DA" w14:textId="77777777" w:rsidR="00BD1C77" w:rsidRDefault="00560BDC">
            <w:pPr>
              <w:pStyle w:val="Compact"/>
              <w:jc w:val="left"/>
            </w:pPr>
            <w:r>
              <w:t>River slope</w:t>
            </w:r>
          </w:p>
        </w:tc>
        <w:tc>
          <w:tcPr>
            <w:tcW w:w="0" w:type="auto"/>
          </w:tcPr>
          <w:p w14:paraId="4B74A8DB" w14:textId="77777777" w:rsidR="00BD1C77" w:rsidRDefault="00560BDC">
            <w:pPr>
              <w:pStyle w:val="Compact"/>
              <w:jc w:val="left"/>
            </w:pPr>
            <w:r>
              <w:t>NA</w:t>
            </w:r>
          </w:p>
        </w:tc>
        <w:tc>
          <w:tcPr>
            <w:tcW w:w="0" w:type="auto"/>
          </w:tcPr>
          <w:p w14:paraId="4B74A8DC" w14:textId="77777777" w:rsidR="00BD1C77" w:rsidRDefault="00560BDC">
            <w:pPr>
              <w:pStyle w:val="Compact"/>
              <w:jc w:val="left"/>
            </w:pPr>
            <m:oMathPara>
              <m:oMath>
                <m:r>
                  <w:rPr>
                    <w:rFonts w:ascii="Cambria Math" w:hAnsi="Cambria Math"/>
                  </w:rPr>
                  <m:t>unitless</m:t>
                </m:r>
              </m:oMath>
            </m:oMathPara>
          </w:p>
        </w:tc>
      </w:tr>
      <w:tr w:rsidR="00BD1C77" w14:paraId="4B74A8E2" w14:textId="77777777">
        <w:tc>
          <w:tcPr>
            <w:tcW w:w="0" w:type="auto"/>
          </w:tcPr>
          <w:p w14:paraId="4B74A8DE" w14:textId="77777777" w:rsidR="00BD1C77" w:rsidRDefault="00560BDC">
            <w:pPr>
              <w:pStyle w:val="Compact"/>
              <w:jc w:val="left"/>
            </w:pPr>
            <m:oMathPara>
              <m:oMath>
                <m:r>
                  <w:rPr>
                    <w:rFonts w:ascii="Cambria Math" w:hAnsi="Cambria Math"/>
                  </w:rPr>
                  <m:t>Sc</m:t>
                </m:r>
              </m:oMath>
            </m:oMathPara>
          </w:p>
        </w:tc>
        <w:tc>
          <w:tcPr>
            <w:tcW w:w="0" w:type="auto"/>
          </w:tcPr>
          <w:p w14:paraId="4B74A8DF" w14:textId="77777777" w:rsidR="00BD1C77" w:rsidRDefault="00560BDC">
            <w:pPr>
              <w:pStyle w:val="Compact"/>
              <w:jc w:val="left"/>
            </w:pPr>
            <w:r>
              <w:t>Schmidt number</w:t>
            </w:r>
          </w:p>
        </w:tc>
        <w:tc>
          <w:tcPr>
            <w:tcW w:w="0" w:type="auto"/>
          </w:tcPr>
          <w:p w14:paraId="4B74A8E0" w14:textId="77777777" w:rsidR="00BD1C77" w:rsidRDefault="00713B52">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B74A8E1" w14:textId="77777777" w:rsidR="00BD1C77" w:rsidRDefault="00560BDC">
            <w:pPr>
              <w:pStyle w:val="Compact"/>
              <w:jc w:val="left"/>
            </w:pPr>
            <w:r>
              <w:t>NA</w:t>
            </w:r>
          </w:p>
        </w:tc>
      </w:tr>
      <w:tr w:rsidR="00BD1C77" w14:paraId="4B74A8E7" w14:textId="77777777">
        <w:tc>
          <w:tcPr>
            <w:tcW w:w="0" w:type="auto"/>
          </w:tcPr>
          <w:p w14:paraId="4B74A8E3" w14:textId="77777777" w:rsidR="00BD1C77" w:rsidRDefault="00713B52">
            <w:pPr>
              <w:pStyle w:val="Compact"/>
              <w:jc w:val="left"/>
            </w:pPr>
            <m:oMathPara>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m:oMathPara>
          </w:p>
        </w:tc>
        <w:tc>
          <w:tcPr>
            <w:tcW w:w="0" w:type="auto"/>
          </w:tcPr>
          <w:p w14:paraId="4B74A8E4" w14:textId="77777777" w:rsidR="00BD1C77" w:rsidRDefault="00560BDC">
            <w:pPr>
              <w:pStyle w:val="Compact"/>
              <w:jc w:val="left"/>
            </w:pPr>
            <w:r>
              <w:t>BIKER uncertainty (posterior distribution standard deviation)</w:t>
            </w:r>
          </w:p>
        </w:tc>
        <w:tc>
          <w:tcPr>
            <w:tcW w:w="0" w:type="auto"/>
          </w:tcPr>
          <w:p w14:paraId="4B74A8E5" w14:textId="77777777" w:rsidR="00BD1C77" w:rsidRDefault="00560BDC">
            <w:pPr>
              <w:pStyle w:val="Compact"/>
              <w:jc w:val="left"/>
            </w:pPr>
            <w:r>
              <w:t>NA</w:t>
            </w:r>
          </w:p>
        </w:tc>
        <w:tc>
          <w:tcPr>
            <w:tcW w:w="0" w:type="auto"/>
          </w:tcPr>
          <w:p w14:paraId="4B74A8E6"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oMath>
            </m:oMathPara>
          </w:p>
        </w:tc>
      </w:tr>
      <w:tr w:rsidR="00BD1C77" w14:paraId="4B74A8EC" w14:textId="77777777">
        <w:tc>
          <w:tcPr>
            <w:tcW w:w="0" w:type="auto"/>
          </w:tcPr>
          <w:p w14:paraId="4B74A8E8" w14:textId="77777777" w:rsidR="00BD1C77" w:rsidRDefault="00560BDC">
            <w:pPr>
              <w:pStyle w:val="Compact"/>
              <w:jc w:val="left"/>
            </w:pPr>
            <m:oMathPara>
              <m:oMath>
                <m:r>
                  <w:rPr>
                    <w:rFonts w:ascii="Cambria Math" w:hAnsi="Cambria Math"/>
                  </w:rPr>
                  <w:lastRenderedPageBreak/>
                  <m:t>t</m:t>
                </m:r>
              </m:oMath>
            </m:oMathPara>
          </w:p>
        </w:tc>
        <w:tc>
          <w:tcPr>
            <w:tcW w:w="0" w:type="auto"/>
          </w:tcPr>
          <w:p w14:paraId="4B74A8E9" w14:textId="77777777" w:rsidR="00BD1C77" w:rsidRDefault="00560BDC">
            <w:pPr>
              <w:pStyle w:val="Compact"/>
              <w:jc w:val="left"/>
            </w:pPr>
            <w:r>
              <w:t>timestep discretization within river reach</w:t>
            </w:r>
          </w:p>
        </w:tc>
        <w:tc>
          <w:tcPr>
            <w:tcW w:w="0" w:type="auto"/>
          </w:tcPr>
          <w:p w14:paraId="4B74A8EA" w14:textId="77777777" w:rsidR="00BD1C77" w:rsidRDefault="00560BDC">
            <w:pPr>
              <w:pStyle w:val="Compact"/>
              <w:jc w:val="left"/>
            </w:pPr>
            <w:r>
              <w:t>NA</w:t>
            </w:r>
          </w:p>
        </w:tc>
        <w:tc>
          <w:tcPr>
            <w:tcW w:w="0" w:type="auto"/>
          </w:tcPr>
          <w:p w14:paraId="4B74A8EB" w14:textId="77777777" w:rsidR="00BD1C77" w:rsidRDefault="00560BDC">
            <w:pPr>
              <w:pStyle w:val="Compact"/>
              <w:jc w:val="left"/>
            </w:pPr>
            <w:r>
              <w:t>NA</w:t>
            </w:r>
          </w:p>
        </w:tc>
      </w:tr>
      <w:tr w:rsidR="00BD1C77" w14:paraId="4B74A8F1" w14:textId="77777777">
        <w:tc>
          <w:tcPr>
            <w:tcW w:w="0" w:type="auto"/>
          </w:tcPr>
          <w:p w14:paraId="4B74A8ED" w14:textId="77777777" w:rsidR="00BD1C77" w:rsidRDefault="00560BDC">
            <w:pPr>
              <w:pStyle w:val="Compact"/>
              <w:jc w:val="left"/>
            </w:pPr>
            <m:oMathPara>
              <m:oMath>
                <m:r>
                  <w:rPr>
                    <w:rFonts w:ascii="Cambria Math" w:hAnsi="Cambria Math"/>
                  </w:rPr>
                  <m:t>Θ</m:t>
                </m:r>
              </m:oMath>
            </m:oMathPara>
          </w:p>
        </w:tc>
        <w:tc>
          <w:tcPr>
            <w:tcW w:w="0" w:type="auto"/>
          </w:tcPr>
          <w:p w14:paraId="4B74A8EE" w14:textId="77777777" w:rsidR="00BD1C77" w:rsidRDefault="00560BDC">
            <w:pPr>
              <w:pStyle w:val="Compact"/>
              <w:jc w:val="left"/>
            </w:pPr>
            <w:r>
              <w:t>Bayesian parameter set</w:t>
            </w:r>
          </w:p>
        </w:tc>
        <w:tc>
          <w:tcPr>
            <w:tcW w:w="0" w:type="auto"/>
          </w:tcPr>
          <w:p w14:paraId="4B74A8EF" w14:textId="77777777" w:rsidR="00BD1C77" w:rsidRDefault="00560BDC">
            <w:pPr>
              <w:pStyle w:val="Compact"/>
              <w:jc w:val="left"/>
            </w:pPr>
            <w:r>
              <w:t>NA</w:t>
            </w:r>
          </w:p>
        </w:tc>
        <w:tc>
          <w:tcPr>
            <w:tcW w:w="0" w:type="auto"/>
          </w:tcPr>
          <w:p w14:paraId="4B74A8F0" w14:textId="77777777" w:rsidR="00BD1C77" w:rsidRDefault="00560BDC">
            <w:pPr>
              <w:pStyle w:val="Compact"/>
              <w:jc w:val="left"/>
            </w:pPr>
            <w:r>
              <w:t>NA</w:t>
            </w:r>
          </w:p>
        </w:tc>
      </w:tr>
      <w:tr w:rsidR="00BD1C77" w14:paraId="4B74A8F6" w14:textId="77777777">
        <w:tc>
          <w:tcPr>
            <w:tcW w:w="0" w:type="auto"/>
          </w:tcPr>
          <w:p w14:paraId="4B74A8F2" w14:textId="77777777" w:rsidR="00BD1C77" w:rsidRDefault="00713B52">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B74A8F3" w14:textId="77777777" w:rsidR="00BD1C77" w:rsidRDefault="00560BDC">
            <w:pPr>
              <w:pStyle w:val="Compact"/>
              <w:jc w:val="left"/>
            </w:pPr>
            <w:r>
              <w:t>Cross-sectional average velocity</w:t>
            </w:r>
          </w:p>
        </w:tc>
        <w:tc>
          <w:tcPr>
            <w:tcW w:w="0" w:type="auto"/>
          </w:tcPr>
          <w:p w14:paraId="4B74A8F4" w14:textId="77777777" w:rsidR="00BD1C77" w:rsidRDefault="00713B52">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B74A8F5"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8FB" w14:textId="77777777">
        <w:tc>
          <w:tcPr>
            <w:tcW w:w="0" w:type="auto"/>
          </w:tcPr>
          <w:p w14:paraId="4B74A8F7" w14:textId="77777777" w:rsidR="00BD1C77" w:rsidRDefault="00713B52">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B74A8F8" w14:textId="77777777" w:rsidR="00BD1C77" w:rsidRDefault="00560BDC">
            <w:pPr>
              <w:pStyle w:val="Compact"/>
              <w:jc w:val="left"/>
            </w:pPr>
            <w:r>
              <w:t>Shear velocity</w:t>
            </w:r>
          </w:p>
        </w:tc>
        <w:tc>
          <w:tcPr>
            <w:tcW w:w="0" w:type="auto"/>
          </w:tcPr>
          <w:p w14:paraId="4B74A8F9" w14:textId="77777777" w:rsidR="00BD1C77" w:rsidRDefault="00713B52">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B74A8FA"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BD1C77" w14:paraId="4B74A900" w14:textId="77777777">
        <w:tc>
          <w:tcPr>
            <w:tcW w:w="0" w:type="auto"/>
          </w:tcPr>
          <w:p w14:paraId="4B74A8FC" w14:textId="77777777" w:rsidR="00BD1C77" w:rsidRDefault="00560BDC">
            <w:pPr>
              <w:pStyle w:val="Compact"/>
              <w:jc w:val="left"/>
            </w:pPr>
            <m:oMathPara>
              <m:oMath>
                <m:r>
                  <w:rPr>
                    <w:rFonts w:ascii="Cambria Math" w:hAnsi="Cambria Math"/>
                  </w:rPr>
                  <m:t>μ</m:t>
                </m:r>
              </m:oMath>
            </m:oMathPara>
          </w:p>
        </w:tc>
        <w:tc>
          <w:tcPr>
            <w:tcW w:w="0" w:type="auto"/>
          </w:tcPr>
          <w:p w14:paraId="4B74A8FD" w14:textId="77777777" w:rsidR="00BD1C77" w:rsidRDefault="00560BDC">
            <w:pPr>
              <w:pStyle w:val="Compact"/>
              <w:jc w:val="left"/>
            </w:pPr>
            <w:r>
              <w:t>Viscosity</w:t>
            </w:r>
          </w:p>
        </w:tc>
        <w:tc>
          <w:tcPr>
            <w:tcW w:w="0" w:type="auto"/>
          </w:tcPr>
          <w:p w14:paraId="4B74A8FE" w14:textId="77777777" w:rsidR="00BD1C77" w:rsidRDefault="00560BDC">
            <w:pPr>
              <w:pStyle w:val="Compact"/>
              <w:jc w:val="left"/>
            </w:pPr>
            <w:r>
              <w:t>NA</w:t>
            </w:r>
          </w:p>
        </w:tc>
        <w:tc>
          <w:tcPr>
            <w:tcW w:w="0" w:type="auto"/>
          </w:tcPr>
          <w:p w14:paraId="4B74A8FF"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BD1C77" w14:paraId="4B74A905" w14:textId="77777777">
        <w:tc>
          <w:tcPr>
            <w:tcW w:w="0" w:type="auto"/>
          </w:tcPr>
          <w:p w14:paraId="4B74A901" w14:textId="77777777" w:rsidR="00BD1C77" w:rsidRDefault="00560BDC">
            <w:pPr>
              <w:pStyle w:val="Compact"/>
              <w:jc w:val="left"/>
            </w:pPr>
            <m:oMathPara>
              <m:oMath>
                <m:r>
                  <w:rPr>
                    <w:rFonts w:ascii="Cambria Math" w:hAnsi="Cambria Math"/>
                  </w:rPr>
                  <m:t>v</m:t>
                </m:r>
              </m:oMath>
            </m:oMathPara>
          </w:p>
        </w:tc>
        <w:tc>
          <w:tcPr>
            <w:tcW w:w="0" w:type="auto"/>
          </w:tcPr>
          <w:p w14:paraId="4B74A902" w14:textId="77777777" w:rsidR="00BD1C77" w:rsidRDefault="00560BDC">
            <w:pPr>
              <w:pStyle w:val="Compact"/>
              <w:jc w:val="left"/>
            </w:pPr>
            <w:r>
              <w:t>kinematic viscosity</w:t>
            </w:r>
          </w:p>
        </w:tc>
        <w:tc>
          <w:tcPr>
            <w:tcW w:w="0" w:type="auto"/>
          </w:tcPr>
          <w:p w14:paraId="4B74A903" w14:textId="77777777" w:rsidR="00BD1C77" w:rsidRDefault="00713B52">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B74A904" w14:textId="77777777" w:rsidR="00BD1C77" w:rsidRDefault="00713B52">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BD1C77" w14:paraId="4B74A90A" w14:textId="77777777">
        <w:tc>
          <w:tcPr>
            <w:tcW w:w="0" w:type="auto"/>
          </w:tcPr>
          <w:p w14:paraId="4B74A906" w14:textId="77777777" w:rsidR="00BD1C77" w:rsidRDefault="00560BDC">
            <w:pPr>
              <w:pStyle w:val="Compact"/>
              <w:jc w:val="left"/>
            </w:pPr>
            <m:oMathPara>
              <m:oMath>
                <m:r>
                  <w:rPr>
                    <w:rFonts w:ascii="Cambria Math" w:hAnsi="Cambria Math"/>
                  </w:rPr>
                  <m:t>W</m:t>
                </m:r>
              </m:oMath>
            </m:oMathPara>
          </w:p>
        </w:tc>
        <w:tc>
          <w:tcPr>
            <w:tcW w:w="0" w:type="auto"/>
          </w:tcPr>
          <w:p w14:paraId="4B74A907" w14:textId="77777777" w:rsidR="00BD1C77" w:rsidRDefault="00560BDC">
            <w:pPr>
              <w:pStyle w:val="Compact"/>
              <w:jc w:val="left"/>
            </w:pPr>
            <w:r>
              <w:t>Flow width</w:t>
            </w:r>
          </w:p>
        </w:tc>
        <w:tc>
          <w:tcPr>
            <w:tcW w:w="0" w:type="auto"/>
          </w:tcPr>
          <w:p w14:paraId="4B74A908" w14:textId="77777777" w:rsidR="00BD1C77" w:rsidRDefault="00560BDC">
            <w:pPr>
              <w:pStyle w:val="Compact"/>
              <w:jc w:val="left"/>
            </w:pPr>
            <w:r>
              <w:t>NA</w:t>
            </w:r>
          </w:p>
        </w:tc>
        <w:tc>
          <w:tcPr>
            <w:tcW w:w="0" w:type="auto"/>
          </w:tcPr>
          <w:p w14:paraId="4B74A909" w14:textId="77777777" w:rsidR="00BD1C77" w:rsidRDefault="00713B5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BD1C77" w14:paraId="4B74A90F" w14:textId="77777777">
        <w:tc>
          <w:tcPr>
            <w:tcW w:w="0" w:type="auto"/>
          </w:tcPr>
          <w:p w14:paraId="4B74A90B" w14:textId="77777777" w:rsidR="00BD1C77" w:rsidRDefault="00560BDC">
            <w:pPr>
              <w:pStyle w:val="Compact"/>
              <w:jc w:val="left"/>
            </w:pPr>
            <m:oMathPara>
              <m:oMath>
                <m:r>
                  <w:rPr>
                    <w:rFonts w:ascii="Cambria Math" w:hAnsi="Cambria Math"/>
                  </w:rPr>
                  <m:t>x</m:t>
                </m:r>
              </m:oMath>
            </m:oMathPara>
          </w:p>
        </w:tc>
        <w:tc>
          <w:tcPr>
            <w:tcW w:w="0" w:type="auto"/>
          </w:tcPr>
          <w:p w14:paraId="4B74A90C" w14:textId="77777777" w:rsidR="00BD1C77" w:rsidRDefault="00560BDC">
            <w:pPr>
              <w:pStyle w:val="Compact"/>
              <w:jc w:val="left"/>
            </w:pPr>
            <w:r>
              <w:t>Bayesian data set</w:t>
            </w:r>
          </w:p>
        </w:tc>
        <w:tc>
          <w:tcPr>
            <w:tcW w:w="0" w:type="auto"/>
          </w:tcPr>
          <w:p w14:paraId="4B74A90D" w14:textId="77777777" w:rsidR="00BD1C77" w:rsidRDefault="00560BDC">
            <w:pPr>
              <w:pStyle w:val="Compact"/>
              <w:jc w:val="left"/>
            </w:pPr>
            <w:r>
              <w:t>NA</w:t>
            </w:r>
          </w:p>
        </w:tc>
        <w:tc>
          <w:tcPr>
            <w:tcW w:w="0" w:type="auto"/>
          </w:tcPr>
          <w:p w14:paraId="4B74A90E" w14:textId="77777777" w:rsidR="00BD1C77" w:rsidRDefault="00560BDC">
            <w:pPr>
              <w:pStyle w:val="Compact"/>
              <w:jc w:val="left"/>
            </w:pPr>
            <w:r>
              <w:t>NA</w:t>
            </w:r>
          </w:p>
        </w:tc>
      </w:tr>
    </w:tbl>
    <w:p w14:paraId="4B74A910" w14:textId="77777777" w:rsidR="00BD1C77" w:rsidRDefault="00560BDC">
      <w:pPr>
        <w:pStyle w:val="Heading2"/>
      </w:pPr>
      <w:bookmarkStart w:id="62" w:name="references"/>
      <w:bookmarkEnd w:id="61"/>
      <w:r>
        <w:t>References</w:t>
      </w:r>
    </w:p>
    <w:p w14:paraId="4B74A911" w14:textId="77777777" w:rsidR="00BD1C77" w:rsidRDefault="00560BDC">
      <w:pPr>
        <w:pStyle w:val="Bibliography"/>
      </w:pPr>
      <w:bookmarkStart w:id="63" w:name="Xe367fd6cb00c1441faaeb81e1927324fe976092"/>
      <w:bookmarkStart w:id="64"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4">
        <w:r>
          <w:rPr>
            <w:rStyle w:val="Hyperlink"/>
          </w:rPr>
          <w:t>https://doi.org/10.1029/2018JG004750</w:t>
        </w:r>
      </w:hyperlink>
    </w:p>
    <w:p w14:paraId="4B74A912" w14:textId="77777777" w:rsidR="00BD1C77" w:rsidRDefault="00560BDC">
      <w:pPr>
        <w:pStyle w:val="Bibliography"/>
      </w:pPr>
      <w:bookmarkStart w:id="65" w:name="X465466661decc8b1d0d7dc416ddf7b6c51f10d0"/>
      <w:bookmarkEnd w:id="63"/>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5">
        <w:r>
          <w:rPr>
            <w:rStyle w:val="Hyperlink"/>
          </w:rPr>
          <w:t>https://doi.org/10.1002/lno.11906</w:t>
        </w:r>
      </w:hyperlink>
    </w:p>
    <w:p w14:paraId="4B74A913" w14:textId="77777777" w:rsidR="00BD1C77" w:rsidRDefault="00560BDC">
      <w:pPr>
        <w:pStyle w:val="Bibliography"/>
      </w:pPr>
      <w:bookmarkStart w:id="66" w:name="ref-ahoHighestRatesGross2021"/>
      <w:bookmarkEnd w:id="65"/>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 xml:space="preserve">(n/a). </w:t>
      </w:r>
      <w:hyperlink r:id="rId26">
        <w:r>
          <w:rPr>
            <w:rStyle w:val="Hyperlink"/>
          </w:rPr>
          <w:t>https://doi.org/10.1002/lol2.10195</w:t>
        </w:r>
      </w:hyperlink>
    </w:p>
    <w:p w14:paraId="4B74A914" w14:textId="77777777" w:rsidR="00BD1C77" w:rsidRDefault="00560BDC">
      <w:pPr>
        <w:pStyle w:val="Bibliography"/>
      </w:pPr>
      <w:bookmarkStart w:id="67" w:name="ref-alinPhysicalControlsCarbon2011"/>
      <w:bookmarkEnd w:id="66"/>
      <w:r>
        <w:lastRenderedPageBreak/>
        <w:t xml:space="preserve">Alin, S. R., Rasera, M. de F. F. L., Salimon, C. I., Richey, J. E., Holtgrieve, G. W., Krusche, A. V., &amp; Snidvongs, A. (2011). Physical controls on carbon dioxide transfer velocity and flux in low-gradient river systems and implications for regional carbon budgets. </w:t>
      </w:r>
      <w:r>
        <w:rPr>
          <w:i/>
          <w:iCs/>
        </w:rPr>
        <w:t>Journal of Geophysical Research: Biogeosciences</w:t>
      </w:r>
      <w:r>
        <w:t xml:space="preserve">, </w:t>
      </w:r>
      <w:r>
        <w:rPr>
          <w:i/>
          <w:iCs/>
        </w:rPr>
        <w:t>116</w:t>
      </w:r>
      <w:r>
        <w:t xml:space="preserve">(G1). </w:t>
      </w:r>
      <w:hyperlink r:id="rId27">
        <w:r>
          <w:rPr>
            <w:rStyle w:val="Hyperlink"/>
          </w:rPr>
          <w:t>https://doi.org/10.1029/2010JG001398</w:t>
        </w:r>
      </w:hyperlink>
    </w:p>
    <w:p w14:paraId="4B74A915" w14:textId="77777777" w:rsidR="00BD1C77" w:rsidRDefault="00560BDC">
      <w:pPr>
        <w:pStyle w:val="Bibliography"/>
      </w:pPr>
      <w:bookmarkStart w:id="68" w:name="ref-altenauSurfaceWaterOcean2021"/>
      <w:bookmarkEnd w:id="67"/>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28">
        <w:r>
          <w:rPr>
            <w:rStyle w:val="Hyperlink"/>
          </w:rPr>
          <w:t>https://doi.org/10.1029/2021WR030054</w:t>
        </w:r>
      </w:hyperlink>
    </w:p>
    <w:p w14:paraId="4B74A916" w14:textId="77777777" w:rsidR="00BD1C77" w:rsidRDefault="00560BDC">
      <w:pPr>
        <w:pStyle w:val="Bibliography"/>
      </w:pPr>
      <w:bookmarkStart w:id="69" w:name="X3f43462459b729b7766127d4de3034c5e406105"/>
      <w:bookmarkEnd w:id="68"/>
      <w:r>
        <w:t xml:space="preserve">Andreadis, K. M., Brinkerhoff, C. B., &amp; Gleason, C. J. (2020). Constraining the assimilation of SWOT observations with hydraulic geometry relations. </w:t>
      </w:r>
      <w:r>
        <w:rPr>
          <w:i/>
          <w:iCs/>
        </w:rPr>
        <w:t>Water Resources Research</w:t>
      </w:r>
      <w:r>
        <w:t xml:space="preserve">. </w:t>
      </w:r>
      <w:hyperlink r:id="rId29">
        <w:r>
          <w:rPr>
            <w:rStyle w:val="Hyperlink"/>
          </w:rPr>
          <w:t>https://doi.org/10.1029/2019WR026611</w:t>
        </w:r>
      </w:hyperlink>
    </w:p>
    <w:p w14:paraId="4B74A917" w14:textId="77777777" w:rsidR="00BD1C77" w:rsidRDefault="00560BDC">
      <w:pPr>
        <w:pStyle w:val="Bibliography"/>
      </w:pPr>
      <w:bookmarkStart w:id="70" w:name="Xac350d38015694cd0350539d77080e5042ebd3d"/>
      <w:bookmarkEnd w:id="69"/>
      <w:r>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 xml:space="preserve">(2), 624–645. </w:t>
      </w:r>
      <w:hyperlink r:id="rId30">
        <w:r>
          <w:rPr>
            <w:rStyle w:val="Hyperlink"/>
          </w:rPr>
          <w:t>https://doi.org/10.1002/2017JG004140</w:t>
        </w:r>
      </w:hyperlink>
    </w:p>
    <w:p w14:paraId="4B74A918" w14:textId="77777777" w:rsidR="00BD1C77" w:rsidRDefault="00560BDC">
      <w:pPr>
        <w:pStyle w:val="Bibliography"/>
      </w:pPr>
      <w:bookmarkStart w:id="71" w:name="ref-beaulieuControlsGasTransfer2012"/>
      <w:bookmarkEnd w:id="70"/>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31">
        <w:r>
          <w:rPr>
            <w:rStyle w:val="Hyperlink"/>
          </w:rPr>
          <w:t>https://doi.org/10.1029/2011JG001794</w:t>
        </w:r>
      </w:hyperlink>
    </w:p>
    <w:p w14:paraId="4B74A919" w14:textId="77777777" w:rsidR="00BD1C77" w:rsidRDefault="00560BDC">
      <w:pPr>
        <w:pStyle w:val="Bibliography"/>
      </w:pPr>
      <w:bookmarkStart w:id="72" w:name="ref-biancamariaSWOTMissionIts2016"/>
      <w:bookmarkEnd w:id="71"/>
      <w:r>
        <w:t xml:space="preserve">Biancamaria, S., Lettenmaier, D. P., &amp; Pavelsky, T. M. (2016). The SWOT Mission and Its Capabilities for Land Hydrology. In A. Cazenave, N. Champollion, J. Benveniste, &amp; J. Chen </w:t>
      </w:r>
      <w:r>
        <w:lastRenderedPageBreak/>
        <w:t xml:space="preserve">(Eds.), </w:t>
      </w:r>
      <w:r>
        <w:rPr>
          <w:i/>
          <w:iCs/>
        </w:rPr>
        <w:t>Remote Sensing and Water Resources</w:t>
      </w:r>
      <w:r>
        <w:t xml:space="preserve"> (pp. 117–147). Cham: Springer International Publishing. </w:t>
      </w:r>
      <w:hyperlink r:id="rId32">
        <w:r>
          <w:rPr>
            <w:rStyle w:val="Hyperlink"/>
          </w:rPr>
          <w:t>https://doi.org/10.1007/978-3-319-32449-4_6</w:t>
        </w:r>
      </w:hyperlink>
    </w:p>
    <w:p w14:paraId="4B74A91A" w14:textId="77777777" w:rsidR="00BD1C77" w:rsidRDefault="00560BDC">
      <w:pPr>
        <w:pStyle w:val="Bibliography"/>
      </w:pPr>
      <w:bookmarkStart w:id="73" w:name="Xbbaacf312c3b2ac2225c29062e99b1285b75b5d"/>
      <w:bookmarkEnd w:id="72"/>
      <w:r>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3">
        <w:r>
          <w:rPr>
            <w:rStyle w:val="Hyperlink"/>
          </w:rPr>
          <w:t>https://doi.org/10.1038/ngeo2486</w:t>
        </w:r>
      </w:hyperlink>
    </w:p>
    <w:p w14:paraId="4B74A91B" w14:textId="77777777" w:rsidR="00BD1C77" w:rsidRDefault="00560BDC">
      <w:pPr>
        <w:pStyle w:val="Bibliography"/>
      </w:pPr>
      <w:bookmarkStart w:id="74" w:name="X1a76598ca511f3330c42372d0336b7d2eb8a399"/>
      <w:bookmarkEnd w:id="73"/>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4">
        <w:r>
          <w:rPr>
            <w:rStyle w:val="Hyperlink"/>
          </w:rPr>
          <w:t>https://doi.org/10.1029/2019GL084529</w:t>
        </w:r>
      </w:hyperlink>
    </w:p>
    <w:p w14:paraId="4B74A91C" w14:textId="77777777" w:rsidR="00BD1C77" w:rsidRDefault="00560BDC">
      <w:pPr>
        <w:pStyle w:val="Bibliography"/>
      </w:pPr>
      <w:bookmarkStart w:id="75" w:name="Xdbd54ef9038a6546bc878e25d0471ceeef59cc0"/>
      <w:bookmarkEnd w:id="74"/>
      <w:r>
        <w:t xml:space="preserve">Brinkerhoff, C. B., Gleason, C. J., Feng, D., &amp; Lin, P. (2020). Constraining Remote River Discharge Estimation Using Reach-Scale Geomorphology. </w:t>
      </w:r>
      <w:r>
        <w:rPr>
          <w:i/>
          <w:iCs/>
        </w:rPr>
        <w:t>Water Resources Research</w:t>
      </w:r>
      <w:r>
        <w:t xml:space="preserve">, </w:t>
      </w:r>
      <w:r>
        <w:rPr>
          <w:i/>
          <w:iCs/>
        </w:rPr>
        <w:t>56</w:t>
      </w:r>
      <w:r>
        <w:t xml:space="preserve">(11), e2020WR027949. </w:t>
      </w:r>
      <w:hyperlink r:id="rId35">
        <w:r>
          <w:rPr>
            <w:rStyle w:val="Hyperlink"/>
          </w:rPr>
          <w:t>https://doi.org/10.1029/2020WR027949</w:t>
        </w:r>
      </w:hyperlink>
    </w:p>
    <w:p w14:paraId="4B74A91D" w14:textId="77777777" w:rsidR="00BD1C77" w:rsidRDefault="00560BDC">
      <w:pPr>
        <w:pStyle w:val="Bibliography"/>
      </w:pPr>
      <w:bookmarkStart w:id="76" w:name="ref-brinkerhoffLakeMorphometryRiver2021"/>
      <w:bookmarkEnd w:id="75"/>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 xml:space="preserve">(1), e2020GL090068. </w:t>
      </w:r>
      <w:hyperlink r:id="rId36">
        <w:r>
          <w:rPr>
            <w:rStyle w:val="Hyperlink"/>
          </w:rPr>
          <w:t>https://doi.org/10.1029/2020GL090068</w:t>
        </w:r>
      </w:hyperlink>
    </w:p>
    <w:p w14:paraId="4B74A91E" w14:textId="77777777" w:rsidR="00BD1C77" w:rsidRDefault="00560BDC">
      <w:pPr>
        <w:pStyle w:val="Bibliography"/>
      </w:pPr>
      <w:bookmarkStart w:id="77" w:name="X834711d54738282ad13c8e8eb924edf28d0f356"/>
      <w:bookmarkEnd w:id="76"/>
      <w:r>
        <w:t xml:space="preserve">Brisset, P., Monnier, J., Garambois, P.-A., &amp; Roux, H. (2018). On the assimilation of altimetric data in 1D Saint river flow models. </w:t>
      </w:r>
      <w:r>
        <w:rPr>
          <w:i/>
          <w:iCs/>
        </w:rPr>
        <w:t>Advances in Water Resources</w:t>
      </w:r>
      <w:r>
        <w:t xml:space="preserve">, </w:t>
      </w:r>
      <w:r>
        <w:rPr>
          <w:i/>
          <w:iCs/>
        </w:rPr>
        <w:t>119</w:t>
      </w:r>
      <w:r>
        <w:t xml:space="preserve">, 41–59. </w:t>
      </w:r>
      <w:hyperlink r:id="rId37">
        <w:r>
          <w:rPr>
            <w:rStyle w:val="Hyperlink"/>
          </w:rPr>
          <w:t>https://doi.org/10.1016/j.advwatres.2018.06.004</w:t>
        </w:r>
      </w:hyperlink>
    </w:p>
    <w:p w14:paraId="4B74A91F" w14:textId="77777777" w:rsidR="00BD1C77" w:rsidRDefault="00560BDC">
      <w:pPr>
        <w:pStyle w:val="Bibliography"/>
      </w:pPr>
      <w:bookmarkStart w:id="78" w:name="ref-brumerWaveRelatedReynoldsNumber2017"/>
      <w:bookmarkEnd w:id="77"/>
      <w:r>
        <w:t xml:space="preserve">Brumer, S. E., Zappa, C. J., Blomquist, B. W., Fairall, C. W., Cifuentes-Lorenzen, A., Edson, J. B., et al. (2017). Wave-Related Reynolds Number Parameterizations of CO2 and DMS </w:t>
      </w:r>
      <w:r>
        <w:lastRenderedPageBreak/>
        <w:t xml:space="preserve">Transfer Velocities. </w:t>
      </w:r>
      <w:r>
        <w:rPr>
          <w:i/>
          <w:iCs/>
        </w:rPr>
        <w:t>Geophysical Research Letters</w:t>
      </w:r>
      <w:r>
        <w:t xml:space="preserve">, </w:t>
      </w:r>
      <w:r>
        <w:rPr>
          <w:i/>
          <w:iCs/>
        </w:rPr>
        <w:t>44</w:t>
      </w:r>
      <w:r>
        <w:t xml:space="preserve">(19), 9865–9875. </w:t>
      </w:r>
      <w:hyperlink r:id="rId38">
        <w:r>
          <w:rPr>
            <w:rStyle w:val="Hyperlink"/>
          </w:rPr>
          <w:t>https://doi.org/10.1002/2017GL074979</w:t>
        </w:r>
      </w:hyperlink>
    </w:p>
    <w:p w14:paraId="4B74A920" w14:textId="77777777" w:rsidR="00BD1C77" w:rsidRDefault="00560BDC">
      <w:pPr>
        <w:pStyle w:val="Bibliography"/>
      </w:pPr>
      <w:bookmarkStart w:id="79" w:name="ref-calderbankContinuousPhaseHeat1961"/>
      <w:bookmarkEnd w:id="78"/>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39">
        <w:r>
          <w:rPr>
            <w:rStyle w:val="Hyperlink"/>
          </w:rPr>
          <w:t>https://doi.org/10.1016/0009-2509(61)87005-X</w:t>
        </w:r>
      </w:hyperlink>
    </w:p>
    <w:p w14:paraId="4B74A921" w14:textId="77777777" w:rsidR="00BD1C77" w:rsidRDefault="00560BDC">
      <w:pPr>
        <w:pStyle w:val="Bibliography"/>
      </w:pPr>
      <w:bookmarkStart w:id="80" w:name="ref-chuWindStreamFlow2003"/>
      <w:bookmarkEnd w:id="79"/>
      <w:r>
        <w:t xml:space="preserve">Chu, C. R., &amp; Jirka, G. H. (2003). Wind and Stream Flow Induced Reaeration. </w:t>
      </w:r>
      <w:r>
        <w:rPr>
          <w:i/>
          <w:iCs/>
        </w:rPr>
        <w:t>Journal of Environmental Engineering</w:t>
      </w:r>
      <w:r>
        <w:t xml:space="preserve">, </w:t>
      </w:r>
      <w:r>
        <w:rPr>
          <w:i/>
          <w:iCs/>
        </w:rPr>
        <w:t>129</w:t>
      </w:r>
      <w:r>
        <w:t xml:space="preserve">(12), 1129–1136. </w:t>
      </w:r>
      <w:hyperlink r:id="rId40">
        <w:r>
          <w:rPr>
            <w:rStyle w:val="Hyperlink"/>
          </w:rPr>
          <w:t>https://doi.org/10.1061/(ASCE)0733-9372(2003)129:12(1129)</w:t>
        </w:r>
      </w:hyperlink>
    </w:p>
    <w:p w14:paraId="4B74A922" w14:textId="77777777" w:rsidR="00BD1C77" w:rsidRDefault="00560BDC">
      <w:pPr>
        <w:pStyle w:val="Bibliography"/>
      </w:pPr>
      <w:bookmarkStart w:id="81" w:name="Xa3e9367adcd5dee389f99f86aad7b66314e7a15"/>
      <w:bookmarkEnd w:id="80"/>
      <w:r>
        <w:t xml:space="preserve">Churchill, M. A., Elmore, H. L., &amp; Buckingham, R. A. (1964). The Prediction of Stream Reaeration Rates. In B. A. Southgate (Ed.), </w:t>
      </w:r>
      <w:r>
        <w:rPr>
          <w:i/>
          <w:iCs/>
        </w:rPr>
        <w:t>Advances in Water Pollution Research</w:t>
      </w:r>
      <w:r>
        <w:t xml:space="preserve"> (pp. 89–136). Pergamon. </w:t>
      </w:r>
      <w:hyperlink r:id="rId41">
        <w:r>
          <w:rPr>
            <w:rStyle w:val="Hyperlink"/>
          </w:rPr>
          <w:t>https://doi.org/10.1016/B978-1-4832-8391-3.50015-4</w:t>
        </w:r>
      </w:hyperlink>
    </w:p>
    <w:p w14:paraId="4B74A923" w14:textId="77777777" w:rsidR="00BD1C77" w:rsidRDefault="00560BDC">
      <w:pPr>
        <w:pStyle w:val="Bibliography"/>
      </w:pPr>
      <w:bookmarkStart w:id="82" w:name="ref-colePlumbingGlobalCarbon2007"/>
      <w:bookmarkEnd w:id="81"/>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2">
        <w:r>
          <w:rPr>
            <w:rStyle w:val="Hyperlink"/>
          </w:rPr>
          <w:t>https://doi.org/10.1007/s10021-006-9013-8</w:t>
        </w:r>
      </w:hyperlink>
    </w:p>
    <w:p w14:paraId="4B74A924" w14:textId="77777777" w:rsidR="00BD1C77" w:rsidRDefault="00560BDC">
      <w:pPr>
        <w:pStyle w:val="Bibliography"/>
      </w:pPr>
      <w:bookmarkStart w:id="83" w:name="ref-crawfordCO2TimeSeries2017"/>
      <w:bookmarkEnd w:id="82"/>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3">
        <w:r>
          <w:rPr>
            <w:rStyle w:val="Hyperlink"/>
          </w:rPr>
          <w:t>https://doi.org/10.1007/s00027-016-0511-2</w:t>
        </w:r>
      </w:hyperlink>
    </w:p>
    <w:p w14:paraId="4B74A925" w14:textId="77777777" w:rsidR="00BD1C77" w:rsidRDefault="00560BDC">
      <w:pPr>
        <w:pStyle w:val="Bibliography"/>
      </w:pPr>
      <w:bookmarkStart w:id="84" w:name="Xc749cfb8cc4c1b149d35ee13c0395d9e57afca6"/>
      <w:bookmarkEnd w:id="83"/>
      <w:r>
        <w:t xml:space="preserve">Durand, M. T., Neal, J., Rodríguez, E., Andreadis, K. M., Smith, L. C., &amp; Yoon, Y. (2014). Estimating reach-averaged discharge for the River Severn from measurements of river water </w:t>
      </w:r>
      <w:r>
        <w:lastRenderedPageBreak/>
        <w:t xml:space="preserve">surface elevation and slope. </w:t>
      </w:r>
      <w:r>
        <w:rPr>
          <w:i/>
          <w:iCs/>
        </w:rPr>
        <w:t>Journal of Hydrology</w:t>
      </w:r>
      <w:r>
        <w:t xml:space="preserve">, </w:t>
      </w:r>
      <w:r>
        <w:rPr>
          <w:i/>
          <w:iCs/>
        </w:rPr>
        <w:t>511</w:t>
      </w:r>
      <w:r>
        <w:t xml:space="preserve">, 92–104. </w:t>
      </w:r>
      <w:hyperlink r:id="rId44">
        <w:r>
          <w:rPr>
            <w:rStyle w:val="Hyperlink"/>
          </w:rPr>
          <w:t>https://doi.org/10.1016/j.jhydrol.2013.12.050</w:t>
        </w:r>
      </w:hyperlink>
    </w:p>
    <w:p w14:paraId="4B74A926" w14:textId="77777777" w:rsidR="00BD1C77" w:rsidRDefault="00560BDC">
      <w:pPr>
        <w:pStyle w:val="Bibliography"/>
      </w:pPr>
      <w:bookmarkStart w:id="85" w:name="X3ce31a8f5e08162768843120ddd33afff9a1ba0"/>
      <w:bookmarkEnd w:id="84"/>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5">
        <w:r>
          <w:rPr>
            <w:rStyle w:val="Hyperlink"/>
          </w:rPr>
          <w:t>https://doi.org/10.1002/2015WR018434</w:t>
        </w:r>
      </w:hyperlink>
    </w:p>
    <w:p w14:paraId="4B74A927" w14:textId="77777777" w:rsidR="00BD1C77" w:rsidRDefault="00560BDC">
      <w:pPr>
        <w:pStyle w:val="Bibliography"/>
      </w:pPr>
      <w:bookmarkStart w:id="86" w:name="ref-durandHowWillRadar2020"/>
      <w:bookmarkEnd w:id="85"/>
      <w:r>
        <w:t xml:space="preserve">Durand, M. T., Chen, C., de Moraes Frasson, R. P.,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6">
        <w:r>
          <w:rPr>
            <w:rStyle w:val="Hyperlink"/>
          </w:rPr>
          <w:t>https://doi.org/10.1016/j.rse.2020.111883</w:t>
        </w:r>
      </w:hyperlink>
    </w:p>
    <w:p w14:paraId="4B74A928" w14:textId="77777777" w:rsidR="00BD1C77" w:rsidRDefault="00560BDC">
      <w:pPr>
        <w:pStyle w:val="Bibliography"/>
      </w:pPr>
      <w:bookmarkStart w:id="87" w:name="ref-fengRecentChangesArctic2021a"/>
      <w:bookmarkEnd w:id="86"/>
      <w:r>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7">
        <w:r>
          <w:rPr>
            <w:rStyle w:val="Hyperlink"/>
          </w:rPr>
          <w:t>https://doi.org/10.1038/s41467-021-27228-1</w:t>
        </w:r>
      </w:hyperlink>
    </w:p>
    <w:p w14:paraId="4B74A929" w14:textId="77777777" w:rsidR="00BD1C77" w:rsidRDefault="00560BDC">
      <w:pPr>
        <w:pStyle w:val="Bibliography"/>
      </w:pPr>
      <w:bookmarkStart w:id="88" w:name="X9be29eb630d4c00a21328a957102a710eabca70"/>
      <w:bookmarkEnd w:id="87"/>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 xml:space="preserve">(n/a), e2020WR028519. </w:t>
      </w:r>
      <w:hyperlink r:id="rId48">
        <w:r>
          <w:rPr>
            <w:rStyle w:val="Hyperlink"/>
          </w:rPr>
          <w:t>https://doi.org/10.1029/2020WR028519</w:t>
        </w:r>
      </w:hyperlink>
    </w:p>
    <w:p w14:paraId="4B74A92A" w14:textId="77777777" w:rsidR="00BD1C77" w:rsidRDefault="00560BDC">
      <w:pPr>
        <w:pStyle w:val="Bibliography"/>
      </w:pPr>
      <w:bookmarkStart w:id="89" w:name="ref-garamboisInferenceEffectiveRiver2015"/>
      <w:bookmarkEnd w:id="88"/>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49">
        <w:r>
          <w:rPr>
            <w:rStyle w:val="Hyperlink"/>
          </w:rPr>
          <w:t>https://doi.org/10.1016/j.advwatres.2015.02.007</w:t>
        </w:r>
      </w:hyperlink>
    </w:p>
    <w:p w14:paraId="4B74A92B" w14:textId="77777777" w:rsidR="00BD1C77" w:rsidRDefault="00560BDC">
      <w:pPr>
        <w:pStyle w:val="Bibliography"/>
      </w:pPr>
      <w:bookmarkStart w:id="90" w:name="Xce18e6935dc5f8993b605512142428c35626a71"/>
      <w:bookmarkEnd w:id="89"/>
      <w:r>
        <w:lastRenderedPageBreak/>
        <w:t xml:space="preserve">Garambois, P.-A., Calmant, S., Roux, H., Paris, A., Monnier, J., Finaud-Guyot,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0">
        <w:r>
          <w:rPr>
            <w:rStyle w:val="Hyperlink"/>
          </w:rPr>
          <w:t>https://doi.org/10.1002/hyp.11033</w:t>
        </w:r>
      </w:hyperlink>
    </w:p>
    <w:p w14:paraId="4B74A92C" w14:textId="77777777" w:rsidR="00BD1C77" w:rsidRDefault="00560BDC">
      <w:pPr>
        <w:pStyle w:val="Bibliography"/>
      </w:pPr>
      <w:bookmarkStart w:id="91" w:name="X1dafd55d3ea50ae83faa050ee84557bcff98061"/>
      <w:bookmarkEnd w:id="90"/>
      <w:r>
        <w:t xml:space="preserve">Garambois, P.-A., Larnier, K., Monnier, J., Finaud-Guyot, P., Verley,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51">
        <w:r>
          <w:rPr>
            <w:rStyle w:val="Hyperlink"/>
          </w:rPr>
          <w:t>https://doi.org/10.1016/j.jhydrol.2019.124409</w:t>
        </w:r>
      </w:hyperlink>
    </w:p>
    <w:p w14:paraId="4B74A92D" w14:textId="77777777" w:rsidR="00BD1C77" w:rsidRDefault="00560BDC">
      <w:pPr>
        <w:pStyle w:val="Bibliography"/>
      </w:pPr>
      <w:bookmarkStart w:id="92" w:name="ref-gleasonHydraulicGeometryNatural2015"/>
      <w:bookmarkEnd w:id="91"/>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2">
        <w:r>
          <w:rPr>
            <w:rStyle w:val="Hyperlink"/>
          </w:rPr>
          <w:t>https://doi.org/10.1177/0309133314567584</w:t>
        </w:r>
      </w:hyperlink>
    </w:p>
    <w:p w14:paraId="4B74A92E" w14:textId="77777777" w:rsidR="00BD1C77" w:rsidRDefault="00560BDC">
      <w:pPr>
        <w:pStyle w:val="Bibliography"/>
      </w:pPr>
      <w:bookmarkStart w:id="93" w:name="ref-gleasonGlobalMappingRiver2014a"/>
      <w:bookmarkEnd w:id="92"/>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3">
        <w:r>
          <w:rPr>
            <w:rStyle w:val="Hyperlink"/>
          </w:rPr>
          <w:t>https://doi.org/10.1073/pnas.1317606111</w:t>
        </w:r>
      </w:hyperlink>
    </w:p>
    <w:p w14:paraId="4B74A92F" w14:textId="77777777" w:rsidR="00BD1C77" w:rsidRDefault="00560BDC">
      <w:pPr>
        <w:pStyle w:val="Bibliography"/>
      </w:pPr>
      <w:bookmarkStart w:id="94" w:name="ref-gleasonRetrievalRiverDischarge2014a"/>
      <w:bookmarkEnd w:id="93"/>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4">
        <w:r>
          <w:rPr>
            <w:rStyle w:val="Hyperlink"/>
          </w:rPr>
          <w:t>https://doi.org/10.1002/2014WR016109</w:t>
        </w:r>
      </w:hyperlink>
    </w:p>
    <w:p w14:paraId="4B74A930" w14:textId="77777777" w:rsidR="00BD1C77" w:rsidRDefault="00560BDC">
      <w:pPr>
        <w:pStyle w:val="Bibliography"/>
      </w:pPr>
      <w:bookmarkStart w:id="95" w:name="ref-gleasonTrackingRiverFlows2017"/>
      <w:bookmarkEnd w:id="94"/>
      <w:r>
        <w:t xml:space="preserve">Gleason, C. J., Garambois, P.-A., &amp; Durand, M. T. (2017). Tracking River Flows from Space. </w:t>
      </w:r>
      <w:r>
        <w:rPr>
          <w:i/>
          <w:iCs/>
        </w:rPr>
        <w:t>Eos</w:t>
      </w:r>
      <w:r>
        <w:t xml:space="preserve">. </w:t>
      </w:r>
      <w:hyperlink r:id="rId55">
        <w:r>
          <w:rPr>
            <w:rStyle w:val="Hyperlink"/>
          </w:rPr>
          <w:t>https://doi.org/10.1029/2017EO078085</w:t>
        </w:r>
      </w:hyperlink>
    </w:p>
    <w:p w14:paraId="4B74A931" w14:textId="77777777" w:rsidR="00BD1C77" w:rsidRDefault="00560BDC">
      <w:pPr>
        <w:pStyle w:val="Bibliography"/>
      </w:pPr>
      <w:bookmarkStart w:id="96" w:name="ref-gruberOceanicSinkAnthropogenic2019"/>
      <w:bookmarkEnd w:id="95"/>
      <w:r>
        <w:lastRenderedPageBreak/>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6">
        <w:r>
          <w:rPr>
            <w:rStyle w:val="Hyperlink"/>
          </w:rPr>
          <w:t>https://doi.org/10.1126/science.aau5153</w:t>
        </w:r>
      </w:hyperlink>
    </w:p>
    <w:p w14:paraId="4B74A932" w14:textId="77777777" w:rsidR="00BD1C77" w:rsidRDefault="00560BDC">
      <w:pPr>
        <w:pStyle w:val="Bibliography"/>
      </w:pPr>
      <w:bookmarkStart w:id="97" w:name="ref-hagemannBAMBayesianAMHGManning2017"/>
      <w:bookmarkEnd w:id="96"/>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7">
        <w:r>
          <w:rPr>
            <w:rStyle w:val="Hyperlink"/>
          </w:rPr>
          <w:t>https://doi.org/10.1002/2017WR021626</w:t>
        </w:r>
      </w:hyperlink>
    </w:p>
    <w:p w14:paraId="4B74A933" w14:textId="77777777" w:rsidR="00BD1C77" w:rsidRDefault="00560BDC">
      <w:pPr>
        <w:pStyle w:val="Bibliography"/>
      </w:pPr>
      <w:bookmarkStart w:id="98" w:name="ref-hallGasExchangeStreams2020"/>
      <w:bookmarkEnd w:id="97"/>
      <w:r>
        <w:t xml:space="preserve">Hall, R. O., &amp; Ulseth, A. J. (2020). Gas exchange in streams and rivers. </w:t>
      </w:r>
      <w:r>
        <w:rPr>
          <w:i/>
          <w:iCs/>
        </w:rPr>
        <w:t>WIREs Water</w:t>
      </w:r>
      <w:r>
        <w:t xml:space="preserve">, </w:t>
      </w:r>
      <w:r>
        <w:rPr>
          <w:i/>
          <w:iCs/>
        </w:rPr>
        <w:t>7</w:t>
      </w:r>
      <w:r>
        <w:t xml:space="preserve">(1), e1391. </w:t>
      </w:r>
      <w:hyperlink r:id="rId58">
        <w:r>
          <w:rPr>
            <w:rStyle w:val="Hyperlink"/>
          </w:rPr>
          <w:t>https://doi.org/10.1002/wat2.1391</w:t>
        </w:r>
      </w:hyperlink>
    </w:p>
    <w:p w14:paraId="4B74A934" w14:textId="77777777" w:rsidR="00BD1C77" w:rsidRDefault="00560BDC">
      <w:pPr>
        <w:pStyle w:val="Bibliography"/>
      </w:pPr>
      <w:bookmarkStart w:id="99" w:name="ref-hallAirWaterOxygen2012"/>
      <w:bookmarkEnd w:id="98"/>
      <w:r>
        <w:t xml:space="preserve">Hall, R. O., Kennedy, T. A., &amp; Rosi-Marshall, E. J. (2012). Airwater oxygen exchange in a large whitewater river. </w:t>
      </w:r>
      <w:r>
        <w:rPr>
          <w:i/>
          <w:iCs/>
        </w:rPr>
        <w:t>Limnology and Oceanography: Fluids and Environments</w:t>
      </w:r>
      <w:r>
        <w:t xml:space="preserve">, </w:t>
      </w:r>
      <w:r>
        <w:rPr>
          <w:i/>
          <w:iCs/>
        </w:rPr>
        <w:t>2</w:t>
      </w:r>
      <w:r>
        <w:t xml:space="preserve">(1), 1–11. </w:t>
      </w:r>
      <w:hyperlink r:id="rId59">
        <w:r>
          <w:rPr>
            <w:rStyle w:val="Hyperlink"/>
          </w:rPr>
          <w:t>https://doi.org/10.1215/21573689-1572535</w:t>
        </w:r>
      </w:hyperlink>
    </w:p>
    <w:p w14:paraId="4B74A935" w14:textId="77777777" w:rsidR="00BD1C77" w:rsidRDefault="00560BDC">
      <w:pPr>
        <w:pStyle w:val="Bibliography"/>
      </w:pPr>
      <w:bookmarkStart w:id="100" w:name="ref-harlanDischargeEstimationDense2021"/>
      <w:bookmarkEnd w:id="99"/>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 xml:space="preserve">(n/a), e2020WR028714. </w:t>
      </w:r>
      <w:hyperlink r:id="rId60">
        <w:r>
          <w:rPr>
            <w:rStyle w:val="Hyperlink"/>
          </w:rPr>
          <w:t>https://doi.org/10.1029/2020WR028714</w:t>
        </w:r>
      </w:hyperlink>
    </w:p>
    <w:p w14:paraId="4B74A936" w14:textId="77777777" w:rsidR="00BD1C77" w:rsidRDefault="00560BDC">
      <w:pPr>
        <w:pStyle w:val="Bibliography"/>
      </w:pPr>
      <w:bookmarkStart w:id="101" w:name="ref-hoffFirstCourseBayesian2009"/>
      <w:bookmarkEnd w:id="100"/>
      <w:r>
        <w:t xml:space="preserve">Hoff, P. D. (2009). </w:t>
      </w:r>
      <w:r>
        <w:rPr>
          <w:i/>
          <w:iCs/>
        </w:rPr>
        <w:t>A First Course in Bayesian Statistical Methods</w:t>
      </w:r>
      <w:r>
        <w:t>. New York: Springer.</w:t>
      </w:r>
    </w:p>
    <w:p w14:paraId="4B74A937" w14:textId="77777777" w:rsidR="00BD1C77" w:rsidRDefault="00560BDC">
      <w:pPr>
        <w:pStyle w:val="Bibliography"/>
      </w:pPr>
      <w:bookmarkStart w:id="102" w:name="ref-horgbyUnexpectedLargeEvasion2019"/>
      <w:bookmarkEnd w:id="101"/>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1">
        <w:r>
          <w:rPr>
            <w:rStyle w:val="Hyperlink"/>
          </w:rPr>
          <w:t>https://doi.org/10.1038/s41467-019-12905-z</w:t>
        </w:r>
      </w:hyperlink>
    </w:p>
    <w:p w14:paraId="4B74A938" w14:textId="77777777" w:rsidR="00BD1C77" w:rsidRDefault="00560BDC">
      <w:pPr>
        <w:pStyle w:val="Bibliography"/>
      </w:pPr>
      <w:bookmarkStart w:id="103" w:name="ref-ishitsukaCombiningOpticalRemote2020"/>
      <w:bookmarkEnd w:id="102"/>
      <w:r>
        <w:t xml:space="preserve">Ishitsuka, Y., Gleason, C. J., Hagemann, M. W., Beighley, E., Allen, G. H., Feng, D., et al. (2020). Combining optical remote sensing, McFLI discharge estimation, global hydrologic </w:t>
      </w:r>
      <w:r>
        <w:lastRenderedPageBreak/>
        <w:t xml:space="preserve">modelling, and data assimilation to improve daily discharge estimates across an entire large watershed. </w:t>
      </w:r>
      <w:r>
        <w:rPr>
          <w:i/>
          <w:iCs/>
        </w:rPr>
        <w:t>Water Resources Research</w:t>
      </w:r>
      <w:r>
        <w:t xml:space="preserve">, </w:t>
      </w:r>
      <w:r>
        <w:rPr>
          <w:i/>
          <w:iCs/>
        </w:rPr>
        <w:t>n/a</w:t>
      </w:r>
      <w:r>
        <w:t xml:space="preserve">(n/a). </w:t>
      </w:r>
      <w:hyperlink r:id="rId62">
        <w:r>
          <w:rPr>
            <w:rStyle w:val="Hyperlink"/>
          </w:rPr>
          <w:t>https://doi.org/10.1029/2020WR027794</w:t>
        </w:r>
      </w:hyperlink>
    </w:p>
    <w:p w14:paraId="4B74A939" w14:textId="77777777" w:rsidR="00BD1C77" w:rsidRDefault="00560BDC">
      <w:pPr>
        <w:pStyle w:val="Bibliography"/>
      </w:pPr>
      <w:bookmarkStart w:id="104" w:name="ref-katulStructureFunctionModel2018"/>
      <w:bookmarkEnd w:id="103"/>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 xml:space="preserve">(9), 5905–5920. </w:t>
      </w:r>
      <w:hyperlink r:id="rId63">
        <w:r>
          <w:rPr>
            <w:rStyle w:val="Hyperlink"/>
          </w:rPr>
          <w:t>https://doi.org/10.1029/2018WR022731</w:t>
        </w:r>
      </w:hyperlink>
    </w:p>
    <w:p w14:paraId="4B74A93A" w14:textId="77777777" w:rsidR="00BD1C77" w:rsidRDefault="00560BDC">
      <w:pPr>
        <w:pStyle w:val="Bibliography"/>
      </w:pPr>
      <w:bookmarkStart w:id="105" w:name="ref-knobenTechnicalNoteInherent2019"/>
      <w:bookmarkEnd w:id="104"/>
      <w:r>
        <w:t xml:space="preserve">Knoben, W. J. M., Freer, J. E., &amp; Woods, R. A. (2019). Technical note: Inherent benchmark or not? Comparing Nash and Kling efficiency scores. </w:t>
      </w:r>
      <w:r>
        <w:rPr>
          <w:i/>
          <w:iCs/>
        </w:rPr>
        <w:t>Hydrology and Earth System Sciences</w:t>
      </w:r>
      <w:r>
        <w:t xml:space="preserve">, </w:t>
      </w:r>
      <w:r>
        <w:rPr>
          <w:i/>
          <w:iCs/>
        </w:rPr>
        <w:t>23</w:t>
      </w:r>
      <w:r>
        <w:t xml:space="preserve">(10), 4323–4331. </w:t>
      </w:r>
      <w:hyperlink r:id="rId64">
        <w:r>
          <w:rPr>
            <w:rStyle w:val="Hyperlink"/>
          </w:rPr>
          <w:t>https://doi.org/10.5194/hess-23-4323-2019</w:t>
        </w:r>
      </w:hyperlink>
    </w:p>
    <w:p w14:paraId="4B74A93B" w14:textId="77777777" w:rsidR="00BD1C77" w:rsidRDefault="00560BDC">
      <w:pPr>
        <w:pStyle w:val="Bibliography"/>
      </w:pPr>
      <w:bookmarkStart w:id="106" w:name="ref-lamontEddyCellModel1970"/>
      <w:bookmarkEnd w:id="105"/>
      <w:r>
        <w:t xml:space="preserve">Lamont, J. C., &amp; Scott, D. S. (1970). An Eddy Cell Model of Mass Transfer into the Surface of a Turbulent Liquid. </w:t>
      </w:r>
      <w:r>
        <w:rPr>
          <w:i/>
          <w:iCs/>
        </w:rPr>
        <w:t>AIChE Journal</w:t>
      </w:r>
      <w:r>
        <w:t xml:space="preserve">, </w:t>
      </w:r>
      <w:r>
        <w:rPr>
          <w:i/>
          <w:iCs/>
        </w:rPr>
        <w:t>16</w:t>
      </w:r>
      <w:r>
        <w:t>(4), 513–519.</w:t>
      </w:r>
    </w:p>
    <w:p w14:paraId="4B74A93C" w14:textId="77777777" w:rsidR="00BD1C77" w:rsidRDefault="00560BDC">
      <w:pPr>
        <w:pStyle w:val="Bibliography"/>
      </w:pPr>
      <w:bookmarkStart w:id="107" w:name="ref-larnierRiverDischargeBathymetry2020a"/>
      <w:bookmarkEnd w:id="106"/>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5">
        <w:r>
          <w:rPr>
            <w:rStyle w:val="Hyperlink"/>
          </w:rPr>
          <w:t>https://doi.org/10.1080/17415977.2020.1803858</w:t>
        </w:r>
      </w:hyperlink>
    </w:p>
    <w:p w14:paraId="4B74A93D" w14:textId="77777777" w:rsidR="00BD1C77" w:rsidRDefault="00560BDC">
      <w:pPr>
        <w:pStyle w:val="Bibliography"/>
      </w:pPr>
      <w:bookmarkStart w:id="108" w:name="ref-lauerwaldSpatialPatternsCO22015"/>
      <w:bookmarkEnd w:id="107"/>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6">
        <w:r>
          <w:rPr>
            <w:rStyle w:val="Hyperlink"/>
          </w:rPr>
          <w:t>https://doi.org/10.1002/2014GB004941</w:t>
        </w:r>
      </w:hyperlink>
    </w:p>
    <w:p w14:paraId="4B74A93E" w14:textId="77777777" w:rsidR="00BD1C77" w:rsidRDefault="00560BDC">
      <w:pPr>
        <w:pStyle w:val="Bibliography"/>
      </w:pPr>
      <w:bookmarkStart w:id="109" w:name="ref-leopoldHydraulicGeometryStream1953"/>
      <w:bookmarkEnd w:id="108"/>
      <w:r>
        <w:t xml:space="preserve">Leopold, L. B., &amp; Maddock, T. (1953). </w:t>
      </w:r>
      <w:r>
        <w:rPr>
          <w:i/>
          <w:iCs/>
        </w:rPr>
        <w:t>The Hydraulic Geometry of Stream Channels and Some Physiographic Implications</w:t>
      </w:r>
      <w:r>
        <w:t>. U.S. Government Printing Office.</w:t>
      </w:r>
    </w:p>
    <w:p w14:paraId="4B74A93F" w14:textId="77777777" w:rsidR="00BD1C77" w:rsidRDefault="00560BDC">
      <w:pPr>
        <w:pStyle w:val="Bibliography"/>
      </w:pPr>
      <w:bookmarkStart w:id="110" w:name="ref-liuHydrologicControlsPCO22018a"/>
      <w:bookmarkEnd w:id="109"/>
      <w:r>
        <w:lastRenderedPageBreak/>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7">
        <w:r>
          <w:rPr>
            <w:rStyle w:val="Hyperlink"/>
          </w:rPr>
          <w:t>https://doi.org/10.1002/lol2.10095</w:t>
        </w:r>
      </w:hyperlink>
    </w:p>
    <w:p w14:paraId="4B74A940" w14:textId="77777777" w:rsidR="00BD1C77" w:rsidRDefault="00560BDC">
      <w:pPr>
        <w:pStyle w:val="Bibliography"/>
      </w:pPr>
      <w:bookmarkStart w:id="111" w:name="ref-lorkeUnifiedScalingRelation2006"/>
      <w:bookmarkEnd w:id="110"/>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8">
        <w:r>
          <w:rPr>
            <w:rStyle w:val="Hyperlink"/>
          </w:rPr>
          <w:t>https://doi.org/10.1175/JPO2903.1</w:t>
        </w:r>
      </w:hyperlink>
    </w:p>
    <w:p w14:paraId="4B74A941" w14:textId="77777777" w:rsidR="00BD1C77" w:rsidRDefault="00560BDC">
      <w:pPr>
        <w:pStyle w:val="Bibliography"/>
      </w:pPr>
      <w:bookmarkStart w:id="112" w:name="ref-moogAirWaterGasTransfer1999"/>
      <w:bookmarkEnd w:id="111"/>
      <w:r>
        <w:t xml:space="preserve">Moog, D. B., &amp; Jirka, G. H. (1999a). Air-Water Gas Transfer in Uniform Channel Flow. </w:t>
      </w:r>
      <w:r>
        <w:rPr>
          <w:i/>
          <w:iCs/>
        </w:rPr>
        <w:t>Journal of Hydraulic Engineering</w:t>
      </w:r>
      <w:r>
        <w:t xml:space="preserve">, </w:t>
      </w:r>
      <w:r>
        <w:rPr>
          <w:i/>
          <w:iCs/>
        </w:rPr>
        <w:t>125</w:t>
      </w:r>
      <w:r>
        <w:t xml:space="preserve">(1), 3–10. </w:t>
      </w:r>
      <w:hyperlink r:id="rId69">
        <w:r>
          <w:rPr>
            <w:rStyle w:val="Hyperlink"/>
          </w:rPr>
          <w:t>https://doi.org/10.1061/(ASCE)0733-9429(1999)125:1(3)</w:t>
        </w:r>
      </w:hyperlink>
    </w:p>
    <w:p w14:paraId="4B74A942" w14:textId="77777777" w:rsidR="00BD1C77" w:rsidRDefault="00560BDC">
      <w:pPr>
        <w:pStyle w:val="Bibliography"/>
      </w:pPr>
      <w:bookmarkStart w:id="113" w:name="ref-moogStreamReaerationNonuniform1999"/>
      <w:bookmarkEnd w:id="112"/>
      <w:r>
        <w:t xml:space="preserve">Moog, D. B., &amp; Jirka, G. H. (1999b). Stream Reaeration in Nonuniform Flow: Macroroughness Enhancement. </w:t>
      </w:r>
      <w:r>
        <w:rPr>
          <w:i/>
          <w:iCs/>
        </w:rPr>
        <w:t>Journal of Hydraulic Engineering</w:t>
      </w:r>
      <w:r>
        <w:t xml:space="preserve">, </w:t>
      </w:r>
      <w:r>
        <w:rPr>
          <w:i/>
          <w:iCs/>
        </w:rPr>
        <w:t>125</w:t>
      </w:r>
      <w:r>
        <w:t>(1), 6.</w:t>
      </w:r>
    </w:p>
    <w:p w14:paraId="4B74A943" w14:textId="77777777" w:rsidR="00BD1C77" w:rsidRDefault="00560BDC">
      <w:pPr>
        <w:pStyle w:val="Bibliography"/>
      </w:pPr>
      <w:bookmarkStart w:id="114" w:name="ref-nezuTurbulenceOpenChannel1993"/>
      <w:bookmarkEnd w:id="113"/>
      <w:r>
        <w:t xml:space="preserve">Nezu, I., &amp; Nakagawa, H. (1993). </w:t>
      </w:r>
      <w:r>
        <w:rPr>
          <w:i/>
          <w:iCs/>
        </w:rPr>
        <w:t>Turbulence in Open Channel Flows</w:t>
      </w:r>
      <w:r>
        <w:t>. A.A. Balkema.</w:t>
      </w:r>
    </w:p>
    <w:p w14:paraId="4B74A944" w14:textId="77777777" w:rsidR="00BD1C77" w:rsidRDefault="00560BDC">
      <w:pPr>
        <w:pStyle w:val="Bibliography"/>
      </w:pPr>
      <w:bookmarkStart w:id="115" w:name="Xf0d7134c4429b54eb59e67421c7f58b95f7f684"/>
      <w:bookmarkEnd w:id="114"/>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0">
        <w:r>
          <w:rPr>
            <w:rStyle w:val="Hyperlink"/>
          </w:rPr>
          <w:t>https://doi.org/10.1002/2017WR021735</w:t>
        </w:r>
      </w:hyperlink>
    </w:p>
    <w:p w14:paraId="4B74A945" w14:textId="77777777" w:rsidR="00BD1C77" w:rsidRDefault="00560BDC">
      <w:pPr>
        <w:pStyle w:val="Bibliography"/>
      </w:pPr>
      <w:bookmarkStart w:id="116" w:name="ref-owensReaerationStudiesStreams1964"/>
      <w:bookmarkEnd w:id="115"/>
      <w:r>
        <w:t xml:space="preserve">Owens, M., Edwards, R. W., &amp; Gibbs, J. W. (1964). Some reaeration studies in streams. </w:t>
      </w:r>
      <w:r>
        <w:rPr>
          <w:i/>
          <w:iCs/>
        </w:rPr>
        <w:t>Inter. J. Air Water Poll.</w:t>
      </w:r>
      <w:r>
        <w:t xml:space="preserve">, </w:t>
      </w:r>
      <w:r>
        <w:rPr>
          <w:i/>
          <w:iCs/>
        </w:rPr>
        <w:t>8</w:t>
      </w:r>
      <w:r>
        <w:t>, 469–486.</w:t>
      </w:r>
    </w:p>
    <w:p w14:paraId="4B74A946" w14:textId="77777777" w:rsidR="00BD1C77" w:rsidRDefault="00560BDC">
      <w:pPr>
        <w:pStyle w:val="Bibliography"/>
      </w:pPr>
      <w:bookmarkStart w:id="117" w:name="ref-panLargePersistentCarbon2011"/>
      <w:bookmarkEnd w:id="116"/>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1">
        <w:r>
          <w:rPr>
            <w:rStyle w:val="Hyperlink"/>
          </w:rPr>
          <w:t>https://doi.org/10.1126/science.1201609</w:t>
        </w:r>
      </w:hyperlink>
    </w:p>
    <w:p w14:paraId="4B74A947" w14:textId="77777777" w:rsidR="00BD1C77" w:rsidRDefault="00560BDC">
      <w:pPr>
        <w:pStyle w:val="Bibliography"/>
      </w:pPr>
      <w:bookmarkStart w:id="118" w:name="ref-peterScalesDriversTemporal2014"/>
      <w:bookmarkEnd w:id="117"/>
      <w:r>
        <w:lastRenderedPageBreak/>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 xml:space="preserve">(6), 1078–1091. </w:t>
      </w:r>
      <w:hyperlink r:id="rId72">
        <w:r>
          <w:rPr>
            <w:rStyle w:val="Hyperlink"/>
          </w:rPr>
          <w:t>https://doi.org/10.1002/2013JG002552</w:t>
        </w:r>
      </w:hyperlink>
    </w:p>
    <w:p w14:paraId="4B74A948" w14:textId="77777777" w:rsidR="00BD1C77" w:rsidRDefault="00560BDC">
      <w:pPr>
        <w:pStyle w:val="Bibliography"/>
      </w:pPr>
      <w:bookmarkStart w:id="119" w:name="ref-plateReaerationOpenChannel1984"/>
      <w:bookmarkEnd w:id="118"/>
      <w:r>
        <w:t xml:space="preserve">Plate, E. J., &amp; Friedrich, R. (1984). Reaeration of Open Channel Flow. In W. Brutsaert &amp; G. H. Jirka (Eds.), </w:t>
      </w:r>
      <w:r>
        <w:rPr>
          <w:i/>
          <w:iCs/>
        </w:rPr>
        <w:t>Gas Transfer at Water Surfaces</w:t>
      </w:r>
      <w:r>
        <w:t xml:space="preserve"> (pp. 333–346). Dordrecht: Springer Netherlands. </w:t>
      </w:r>
      <w:hyperlink r:id="rId73">
        <w:r>
          <w:rPr>
            <w:rStyle w:val="Hyperlink"/>
          </w:rPr>
          <w:t>https://doi.org/10.1007/978-94-017-1660-4_31</w:t>
        </w:r>
      </w:hyperlink>
    </w:p>
    <w:p w14:paraId="4B74A949" w14:textId="77777777" w:rsidR="00BD1C77" w:rsidRDefault="00560BDC">
      <w:pPr>
        <w:pStyle w:val="Bibliography"/>
      </w:pPr>
      <w:bookmarkStart w:id="120" w:name="ref-ranDynamicsRiverineCO22017"/>
      <w:bookmarkEnd w:id="119"/>
      <w:r>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4B74A94A" w14:textId="77777777" w:rsidR="00BD1C77" w:rsidRDefault="00560BDC">
      <w:pPr>
        <w:pStyle w:val="Bibliography"/>
      </w:pPr>
      <w:bookmarkStart w:id="121" w:name="ref-raymondGasExchangeRivers2001a"/>
      <w:bookmarkEnd w:id="120"/>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4">
        <w:r>
          <w:rPr>
            <w:rStyle w:val="Hyperlink"/>
          </w:rPr>
          <w:t>https://doi.org/10.2307/1352954</w:t>
        </w:r>
      </w:hyperlink>
    </w:p>
    <w:p w14:paraId="4B74A94B" w14:textId="77777777" w:rsidR="00BD1C77" w:rsidRDefault="00560BDC">
      <w:pPr>
        <w:pStyle w:val="Bibliography"/>
      </w:pPr>
      <w:bookmarkStart w:id="122" w:name="ref-raymondAtmosphericCO2Evasion2000"/>
      <w:bookmarkEnd w:id="121"/>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 xml:space="preserve">(8), 1707–1717. </w:t>
      </w:r>
      <w:hyperlink r:id="rId75">
        <w:r>
          <w:rPr>
            <w:rStyle w:val="Hyperlink"/>
          </w:rPr>
          <w:t>https://doi.org/10.4319/lo.2000.45.8.1707</w:t>
        </w:r>
      </w:hyperlink>
    </w:p>
    <w:p w14:paraId="4B74A94C" w14:textId="77777777" w:rsidR="00BD1C77" w:rsidRDefault="00560BDC">
      <w:pPr>
        <w:pStyle w:val="Bibliography"/>
      </w:pPr>
      <w:bookmarkStart w:id="123" w:name="ref-raymondScalingGasTransfer2012"/>
      <w:bookmarkEnd w:id="122"/>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76">
        <w:r>
          <w:rPr>
            <w:rStyle w:val="Hyperlink"/>
          </w:rPr>
          <w:t>https://doi.org/10.1215/21573689-1597669@10.1002/(ISSN)1939-5590.MethaneVI</w:t>
        </w:r>
      </w:hyperlink>
    </w:p>
    <w:p w14:paraId="4B74A94D" w14:textId="77777777" w:rsidR="00BD1C77" w:rsidRDefault="00560BDC">
      <w:pPr>
        <w:pStyle w:val="Bibliography"/>
      </w:pPr>
      <w:bookmarkStart w:id="124" w:name="ref-raymondGlobalCarbonDioxide2013"/>
      <w:bookmarkEnd w:id="123"/>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7">
        <w:r>
          <w:rPr>
            <w:rStyle w:val="Hyperlink"/>
          </w:rPr>
          <w:t>https://doi.org/10.1038/nature12760</w:t>
        </w:r>
      </w:hyperlink>
    </w:p>
    <w:p w14:paraId="4B74A94E" w14:textId="77777777" w:rsidR="00BD1C77" w:rsidRDefault="00560BDC">
      <w:pPr>
        <w:pStyle w:val="Bibliography"/>
      </w:pPr>
      <w:bookmarkStart w:id="125" w:name="X27ee59fd84b56f65b1a00ff8e0bb92ac4d169b9"/>
      <w:bookmarkEnd w:id="124"/>
      <w:r>
        <w:lastRenderedPageBreak/>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78">
        <w:r>
          <w:rPr>
            <w:rStyle w:val="Hyperlink"/>
          </w:rPr>
          <w:t>https://doi.org/10.1002/lol2.10108</w:t>
        </w:r>
      </w:hyperlink>
    </w:p>
    <w:p w14:paraId="4B74A94F" w14:textId="77777777" w:rsidR="00BD1C77" w:rsidRDefault="00560BDC">
      <w:pPr>
        <w:pStyle w:val="Bibliography"/>
      </w:pPr>
      <w:bookmarkStart w:id="126" w:name="X9d24b65e3a1bed3e3aaab2ae38d369a2c8c4e36"/>
      <w:bookmarkEnd w:id="125"/>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79">
        <w:r>
          <w:rPr>
            <w:rStyle w:val="Hyperlink"/>
          </w:rPr>
          <w:t>https://doi.org/10.1029/2021GB006972</w:t>
        </w:r>
      </w:hyperlink>
    </w:p>
    <w:p w14:paraId="4B74A950" w14:textId="77777777" w:rsidR="00BD1C77" w:rsidRDefault="00560BDC">
      <w:pPr>
        <w:pStyle w:val="Bibliography"/>
      </w:pPr>
      <w:bookmarkStart w:id="127" w:name="ref-sand-jensenCO2DynamicsDanish2012"/>
      <w:bookmarkEnd w:id="126"/>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0">
        <w:r>
          <w:rPr>
            <w:rStyle w:val="Hyperlink"/>
          </w:rPr>
          <w:t>https://doi.org/10.1007/s10533-011-9696-6</w:t>
        </w:r>
      </w:hyperlink>
    </w:p>
    <w:p w14:paraId="4B74A951" w14:textId="77777777" w:rsidR="00BD1C77" w:rsidRDefault="00560BDC">
      <w:pPr>
        <w:pStyle w:val="Bibliography"/>
      </w:pPr>
      <w:bookmarkStart w:id="128" w:name="ref-talkeTurbulentKineticEnergy2013"/>
      <w:bookmarkEnd w:id="127"/>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1">
        <w:r>
          <w:rPr>
            <w:rStyle w:val="Hyperlink"/>
          </w:rPr>
          <w:t>https://doi.org/10.1002/2012JC008103</w:t>
        </w:r>
      </w:hyperlink>
    </w:p>
    <w:p w14:paraId="4B74A952" w14:textId="77777777" w:rsidR="00BD1C77" w:rsidRDefault="00560BDC">
      <w:pPr>
        <w:pStyle w:val="Bibliography"/>
      </w:pPr>
      <w:bookmarkStart w:id="129" w:name="ref-tokoroHighGastransferVelocity2008"/>
      <w:bookmarkEnd w:id="128"/>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2">
        <w:r>
          <w:rPr>
            <w:rStyle w:val="Hyperlink"/>
          </w:rPr>
          <w:t>https://doi.org/10.1029/2007JC004528</w:t>
        </w:r>
      </w:hyperlink>
    </w:p>
    <w:p w14:paraId="4B74A953" w14:textId="77777777" w:rsidR="00BD1C77" w:rsidRDefault="00560BDC">
      <w:pPr>
        <w:pStyle w:val="Bibliography"/>
      </w:pPr>
      <w:bookmarkStart w:id="130" w:name="ref-tuozzoloEstimatingRiverDischarge2019"/>
      <w:bookmarkEnd w:id="129"/>
      <w:r>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3">
        <w:r>
          <w:rPr>
            <w:rStyle w:val="Hyperlink"/>
          </w:rPr>
          <w:t>https://doi.org/10.1029/2018GL080771</w:t>
        </w:r>
      </w:hyperlink>
    </w:p>
    <w:p w14:paraId="4B74A954" w14:textId="77777777" w:rsidR="00BD1C77" w:rsidRDefault="00560BDC">
      <w:pPr>
        <w:pStyle w:val="Bibliography"/>
      </w:pPr>
      <w:bookmarkStart w:id="131" w:name="ref-ulsethDistinctAirWater2019"/>
      <w:bookmarkEnd w:id="130"/>
      <w:r>
        <w:lastRenderedPageBreak/>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84">
        <w:r>
          <w:rPr>
            <w:rStyle w:val="Hyperlink"/>
          </w:rPr>
          <w:t>https://doi.org/10.1038/s41561-019-0324-8</w:t>
        </w:r>
      </w:hyperlink>
    </w:p>
    <w:p w14:paraId="4B74A955" w14:textId="77777777" w:rsidR="00BD1C77" w:rsidRDefault="00560BDC">
      <w:pPr>
        <w:pStyle w:val="Bibliography"/>
      </w:pPr>
      <w:bookmarkStart w:id="132" w:name="Xf018031ac1968502e8c6e3c3ca9744200b7cb3d"/>
      <w:bookmarkEnd w:id="131"/>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5">
        <w:r>
          <w:rPr>
            <w:rStyle w:val="Hyperlink"/>
          </w:rPr>
          <w:t>https://doi.org/10.4319/lo.2010.55.4.1723</w:t>
        </w:r>
      </w:hyperlink>
    </w:p>
    <w:p w14:paraId="4B74A956" w14:textId="77777777" w:rsidR="00BD1C77" w:rsidRDefault="00560BDC">
      <w:pPr>
        <w:pStyle w:val="Bibliography"/>
      </w:pPr>
      <w:bookmarkStart w:id="133" w:name="X19bbff5009581955030fe4ea159830e4885d13d"/>
      <w:bookmarkEnd w:id="132"/>
      <w:r>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 xml:space="preserve">(3). </w:t>
      </w:r>
      <w:hyperlink r:id="rId86">
        <w:r>
          <w:rPr>
            <w:rStyle w:val="Hyperlink"/>
          </w:rPr>
          <w:t>https://doi.org/10.1029/2010GB003975</w:t>
        </w:r>
      </w:hyperlink>
    </w:p>
    <w:p w14:paraId="4B74A957" w14:textId="77777777" w:rsidR="00BD1C77" w:rsidRDefault="00560BDC">
      <w:pPr>
        <w:pStyle w:val="Bibliography"/>
      </w:pPr>
      <w:bookmarkStart w:id="134" w:name="ref-wangPhysicallyBasedScaling2021"/>
      <w:bookmarkEnd w:id="133"/>
      <w:r>
        <w:t xml:space="preserve">Wang, J., Bombardelli, F. A., &amp; Dong, X. (2021). Physically Based Scaling Models to Predict Gas Transfer Velocity in Streams and Rivers. </w:t>
      </w:r>
      <w:r>
        <w:rPr>
          <w:i/>
          <w:iCs/>
        </w:rPr>
        <w:t>Water Resources Research</w:t>
      </w:r>
      <w:r>
        <w:t xml:space="preserve">, </w:t>
      </w:r>
      <w:r>
        <w:rPr>
          <w:i/>
          <w:iCs/>
        </w:rPr>
        <w:t>57</w:t>
      </w:r>
      <w:r>
        <w:t xml:space="preserve">(3), e2020WR028757. </w:t>
      </w:r>
      <w:hyperlink r:id="rId87">
        <w:r>
          <w:rPr>
            <w:rStyle w:val="Hyperlink"/>
          </w:rPr>
          <w:t>https://doi.org/10.1029/2020WR028757</w:t>
        </w:r>
      </w:hyperlink>
    </w:p>
    <w:p w14:paraId="4B74A958" w14:textId="77777777" w:rsidR="00BD1C77" w:rsidRDefault="00560BDC">
      <w:pPr>
        <w:pStyle w:val="Bibliography"/>
      </w:pPr>
      <w:bookmarkStart w:id="135" w:name="ref-zappaVariationSurfaceTurbulence2003"/>
      <w:bookmarkEnd w:id="134"/>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88">
        <w:r>
          <w:rPr>
            <w:rStyle w:val="Hyperlink"/>
          </w:rPr>
          <w:t>https://doi.org/10.1007/BF02803649</w:t>
        </w:r>
      </w:hyperlink>
    </w:p>
    <w:p w14:paraId="4B74A959" w14:textId="77777777" w:rsidR="00BD1C77" w:rsidRDefault="00560BDC">
      <w:pPr>
        <w:pStyle w:val="Bibliography"/>
      </w:pPr>
      <w:bookmarkStart w:id="136" w:name="Xeea10036bb7406a899d506648158b73655143f0"/>
      <w:bookmarkEnd w:id="135"/>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89">
        <w:r>
          <w:rPr>
            <w:rStyle w:val="Hyperlink"/>
          </w:rPr>
          <w:t>https://doi.org/10.1029/2006GL028790</w:t>
        </w:r>
      </w:hyperlink>
    </w:p>
    <w:p w14:paraId="4B74A95A" w14:textId="77777777" w:rsidR="00BD1C77" w:rsidRDefault="00560BDC">
      <w:pPr>
        <w:pStyle w:val="Bibliography"/>
      </w:pPr>
      <w:bookmarkStart w:id="137" w:name="ref-zhaoDependenceWhitecapCoverage2001"/>
      <w:bookmarkEnd w:id="136"/>
      <w:r>
        <w:lastRenderedPageBreak/>
        <w:t xml:space="preserve">Zhao, Dongliang, &amp; Toba, Y. (2001). Dependence of Whitecap Coverage on Wind and Wind-Wave Properties. </w:t>
      </w:r>
      <w:r>
        <w:rPr>
          <w:i/>
          <w:iCs/>
        </w:rPr>
        <w:t>Journal of Oceanography</w:t>
      </w:r>
      <w:r>
        <w:t xml:space="preserve">, </w:t>
      </w:r>
      <w:r>
        <w:rPr>
          <w:i/>
          <w:iCs/>
        </w:rPr>
        <w:t>57</w:t>
      </w:r>
      <w:r>
        <w:t xml:space="preserve">(5), 603–616. </w:t>
      </w:r>
      <w:hyperlink r:id="rId90">
        <w:r>
          <w:rPr>
            <w:rStyle w:val="Hyperlink"/>
          </w:rPr>
          <w:t>https://doi.org/10.1023/A:1021215904955</w:t>
        </w:r>
      </w:hyperlink>
    </w:p>
    <w:p w14:paraId="4B74A95B" w14:textId="77777777" w:rsidR="00BD1C77" w:rsidRDefault="00560BDC">
      <w:pPr>
        <w:pStyle w:val="Bibliography"/>
      </w:pPr>
      <w:bookmarkStart w:id="138" w:name="ref-zhaoEffectWindWaves2003"/>
      <w:bookmarkEnd w:id="137"/>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1">
        <w:r>
          <w:rPr>
            <w:rStyle w:val="Hyperlink"/>
          </w:rPr>
          <w:t>https://doi.org/10.3402/tellusb.v55i2.16747</w:t>
        </w:r>
      </w:hyperlink>
      <w:bookmarkEnd w:id="62"/>
      <w:bookmarkEnd w:id="64"/>
      <w:bookmarkEnd w:id="138"/>
    </w:p>
    <w:sectPr w:rsidR="00BD1C77" w:rsidSect="00EF1B30">
      <w:footerReference w:type="default" r:id="rId9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raig Brinkerhoff" w:date="2022-03-02T15:21:00Z" w:initials="CB">
    <w:p w14:paraId="682A0186" w14:textId="77777777" w:rsidR="0093092F" w:rsidRDefault="0093092F" w:rsidP="00686A86">
      <w:pPr>
        <w:pStyle w:val="CommentText"/>
        <w:jc w:val="left"/>
      </w:pPr>
      <w:r>
        <w:rPr>
          <w:rStyle w:val="CommentReference"/>
        </w:rPr>
        <w:annotationRef/>
      </w:r>
      <w:r>
        <w:t>My reference manager is screwing up some of the references FYI (specifically you!!)</w:t>
      </w:r>
    </w:p>
  </w:comment>
  <w:comment w:id="23" w:author="Colin Gleason" w:date="2022-03-02T17:16:00Z" w:initials="CG">
    <w:p w14:paraId="44CD11FE" w14:textId="78DB34A8" w:rsidR="00A02D16" w:rsidRDefault="00A02D16">
      <w:pPr>
        <w:pStyle w:val="CommentText"/>
      </w:pPr>
      <w:r>
        <w:rPr>
          <w:rStyle w:val="CommentReference"/>
        </w:rPr>
        <w:annotationRef/>
      </w:r>
      <w:r>
        <w:t>Don’t like the color coding. Makes it look too power pointy. This figure needs a border as well, and can you finish the 3d effect in the river and maybe add some gradient shading to the solid colors? Also, k600 should appear in the cartoon</w:t>
      </w:r>
    </w:p>
  </w:comment>
  <w:comment w:id="33" w:author="Colin Gleason" w:date="2022-03-02T17:21:00Z" w:initials="CG">
    <w:p w14:paraId="4B06A208" w14:textId="261F63CF" w:rsidR="008137E8" w:rsidRDefault="008137E8">
      <w:pPr>
        <w:pStyle w:val="CommentText"/>
      </w:pPr>
      <w:r>
        <w:rPr>
          <w:rStyle w:val="CommentReference"/>
        </w:rPr>
        <w:annotationRef/>
      </w:r>
      <w:r>
        <w:t xml:space="preserve">Still don’t like it. Can the </w:t>
      </w:r>
      <w:proofErr w:type="gramStart"/>
      <w:r>
        <w:t>paper work</w:t>
      </w:r>
      <w:proofErr w:type="gramEnd"/>
      <w:r>
        <w:t xml:space="preserve"> without this figure?</w:t>
      </w:r>
    </w:p>
  </w:comment>
  <w:comment w:id="44" w:author="Colin Gleason" w:date="2022-03-02T17:27:00Z" w:initials="CG">
    <w:p w14:paraId="624566A7" w14:textId="7E1A5D04" w:rsidR="00423292" w:rsidRDefault="00423292">
      <w:pPr>
        <w:pStyle w:val="CommentText"/>
      </w:pPr>
      <w:r>
        <w:rPr>
          <w:rStyle w:val="CommentReference"/>
        </w:rPr>
        <w:annotationRef/>
      </w:r>
      <w:proofErr w:type="spellStart"/>
      <w:r>
        <w:t>Rivber</w:t>
      </w:r>
      <w:proofErr w:type="spellEnd"/>
      <w:r>
        <w:t xml:space="preserve"> name size up</w:t>
      </w:r>
    </w:p>
  </w:comment>
  <w:comment w:id="45" w:author="Colin Gleason" w:date="2022-03-02T17:48:00Z" w:initials="CG">
    <w:p w14:paraId="30D69151" w14:textId="2E6778B3" w:rsidR="006C2AE1" w:rsidRDefault="006C2AE1">
      <w:pPr>
        <w:pStyle w:val="CommentText"/>
      </w:pPr>
      <w:r>
        <w:rPr>
          <w:rStyle w:val="CommentReference"/>
        </w:rPr>
        <w:annotationRef/>
      </w:r>
      <w:r>
        <w:t>Legend/annotate text size up</w:t>
      </w:r>
    </w:p>
  </w:comment>
  <w:comment w:id="46" w:author="Craig Brinkerhoff" w:date="2022-03-02T15:23:00Z" w:initials="CB">
    <w:p w14:paraId="4479A57C" w14:textId="77777777" w:rsidR="00D90D3C" w:rsidRDefault="00D90D3C" w:rsidP="00A54E84">
      <w:pPr>
        <w:pStyle w:val="CommentText"/>
        <w:jc w:val="left"/>
      </w:pPr>
      <w:r>
        <w:rPr>
          <w:rStyle w:val="CommentReference"/>
        </w:rPr>
        <w:annotationRef/>
      </w:r>
      <w:r>
        <w:t>I'm not convinced to keep all of these sub-plots, but its definitely interesting. I have a paragraph in the discussion on this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A0186" w15:done="0"/>
  <w15:commentEx w15:paraId="44CD11FE" w15:done="0"/>
  <w15:commentEx w15:paraId="4B06A208" w15:done="0"/>
  <w15:commentEx w15:paraId="624566A7" w15:done="0"/>
  <w15:commentEx w15:paraId="30D69151" w15:done="0"/>
  <w15:commentEx w15:paraId="4479A5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A09DC" w16cex:dateUtc="2022-03-02T20:21:00Z"/>
  <w16cex:commentExtensible w16cex:durableId="25CA24D2" w16cex:dateUtc="2022-03-02T22:16:00Z"/>
  <w16cex:commentExtensible w16cex:durableId="25CA2616" w16cex:dateUtc="2022-03-02T22:21:00Z"/>
  <w16cex:commentExtensible w16cex:durableId="25CA2789" w16cex:dateUtc="2022-03-02T22:27:00Z"/>
  <w16cex:commentExtensible w16cex:durableId="25CA2C77" w16cex:dateUtc="2022-03-02T22:48:00Z"/>
  <w16cex:commentExtensible w16cex:durableId="25CA0A59" w16cex:dateUtc="2022-03-02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A0186" w16cid:durableId="25CA09DC"/>
  <w16cid:commentId w16cid:paraId="44CD11FE" w16cid:durableId="25CA24D2"/>
  <w16cid:commentId w16cid:paraId="4B06A208" w16cid:durableId="25CA2616"/>
  <w16cid:commentId w16cid:paraId="624566A7" w16cid:durableId="25CA2789"/>
  <w16cid:commentId w16cid:paraId="30D69151" w16cid:durableId="25CA2C77"/>
  <w16cid:commentId w16cid:paraId="4479A57C" w16cid:durableId="25CA0A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58086" w14:textId="77777777" w:rsidR="00713B52" w:rsidRDefault="00713B52">
      <w:pPr>
        <w:spacing w:before="0" w:after="0" w:line="240" w:lineRule="auto"/>
      </w:pPr>
      <w:r>
        <w:separator/>
      </w:r>
    </w:p>
  </w:endnote>
  <w:endnote w:type="continuationSeparator" w:id="0">
    <w:p w14:paraId="24C359AF" w14:textId="77777777" w:rsidR="00713B52" w:rsidRDefault="00713B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B74A96E" w14:textId="77777777" w:rsidR="00642D4E" w:rsidRDefault="00560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74A96F" w14:textId="77777777" w:rsidR="007B72BB" w:rsidRDefault="00713B52"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5A7FF" w14:textId="77777777" w:rsidR="00713B52" w:rsidRDefault="00713B52">
      <w:r>
        <w:separator/>
      </w:r>
    </w:p>
  </w:footnote>
  <w:footnote w:type="continuationSeparator" w:id="0">
    <w:p w14:paraId="2C2E5494" w14:textId="77777777" w:rsidR="00713B52" w:rsidRDefault="00713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2C52C9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A3E5B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191A558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 Gleason">
    <w15:presenceInfo w15:providerId="AD" w15:userId="S::cjgleason@umass.edu::d3f2cade-24a9-41f0-932d-d6a66b7cdbdb"/>
  </w15:person>
  <w15:person w15:author="Craig Brinkerhoff">
    <w15:presenceInfo w15:providerId="None" w15:userId="Craig Brinkerho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C77"/>
    <w:rsid w:val="002A4215"/>
    <w:rsid w:val="00423292"/>
    <w:rsid w:val="00560BDC"/>
    <w:rsid w:val="006606F3"/>
    <w:rsid w:val="006C2AE1"/>
    <w:rsid w:val="00713B52"/>
    <w:rsid w:val="008137E8"/>
    <w:rsid w:val="00862FFF"/>
    <w:rsid w:val="008943AE"/>
    <w:rsid w:val="008C4DEE"/>
    <w:rsid w:val="0093092F"/>
    <w:rsid w:val="00A02D16"/>
    <w:rsid w:val="00AD5D96"/>
    <w:rsid w:val="00BD1C77"/>
    <w:rsid w:val="00D90D3C"/>
    <w:rsid w:val="00DF7DAF"/>
    <w:rsid w:val="00E461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A7D1"/>
  <w15:docId w15:val="{7DF24974-11FA-4C68-B8D3-49EA8FBB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character" w:styleId="CommentReference">
    <w:name w:val="annotation reference"/>
    <w:basedOn w:val="DefaultParagraphFont"/>
    <w:semiHidden/>
    <w:unhideWhenUsed/>
    <w:rsid w:val="0093092F"/>
    <w:rPr>
      <w:sz w:val="16"/>
      <w:szCs w:val="16"/>
    </w:rPr>
  </w:style>
  <w:style w:type="paragraph" w:styleId="CommentText">
    <w:name w:val="annotation text"/>
    <w:basedOn w:val="Normal"/>
    <w:link w:val="CommentTextChar"/>
    <w:unhideWhenUsed/>
    <w:rsid w:val="0093092F"/>
    <w:pPr>
      <w:spacing w:line="240" w:lineRule="auto"/>
    </w:pPr>
    <w:rPr>
      <w:sz w:val="20"/>
      <w:szCs w:val="20"/>
    </w:rPr>
  </w:style>
  <w:style w:type="character" w:customStyle="1" w:styleId="CommentTextChar">
    <w:name w:val="Comment Text Char"/>
    <w:basedOn w:val="DefaultParagraphFont"/>
    <w:link w:val="CommentText"/>
    <w:rsid w:val="0093092F"/>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3092F"/>
    <w:rPr>
      <w:b/>
      <w:bCs/>
    </w:rPr>
  </w:style>
  <w:style w:type="character" w:customStyle="1" w:styleId="CommentSubjectChar">
    <w:name w:val="Comment Subject Char"/>
    <w:basedOn w:val="CommentTextChar"/>
    <w:link w:val="CommentSubject"/>
    <w:semiHidden/>
    <w:rsid w:val="0093092F"/>
    <w:rPr>
      <w:rFonts w:ascii="Times New Roman" w:hAnsi="Times New Roman" w:cs="Times New Roman"/>
      <w:b/>
      <w:bCs/>
      <w:sz w:val="20"/>
      <w:szCs w:val="20"/>
    </w:rPr>
  </w:style>
  <w:style w:type="paragraph" w:styleId="Revision">
    <w:name w:val="Revision"/>
    <w:hidden/>
    <w:semiHidden/>
    <w:rsid w:val="008C4DEE"/>
    <w:pPr>
      <w:spacing w:after="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jpeg"/><Relationship Id="rId26" Type="http://schemas.openxmlformats.org/officeDocument/2006/relationships/hyperlink" Target="https://doi.org/10.1002/lol2.10195" TargetMode="External"/><Relationship Id="rId39" Type="http://schemas.openxmlformats.org/officeDocument/2006/relationships/hyperlink" Target="https://doi.org/10.1016/0009-2509(61)87005-X" TargetMode="External"/><Relationship Id="rId21" Type="http://schemas.openxmlformats.org/officeDocument/2006/relationships/image" Target="media/image8.jpeg"/><Relationship Id="rId34" Type="http://schemas.openxmlformats.org/officeDocument/2006/relationships/hyperlink" Target="https://doi.org/10.1029/2019GL084529" TargetMode="External"/><Relationship Id="rId42" Type="http://schemas.openxmlformats.org/officeDocument/2006/relationships/hyperlink" Target="https://doi.org/10.1007/s10021-006-9013-8" TargetMode="External"/><Relationship Id="rId47" Type="http://schemas.openxmlformats.org/officeDocument/2006/relationships/hyperlink" Target="https://doi.org/10.1038/s41467-021-27228-1" TargetMode="External"/><Relationship Id="rId50" Type="http://schemas.openxmlformats.org/officeDocument/2006/relationships/hyperlink" Target="https://doi.org/10.1002/hyp.11033" TargetMode="External"/><Relationship Id="rId55" Type="http://schemas.openxmlformats.org/officeDocument/2006/relationships/hyperlink" Target="https://doi.org/10.1029/2017EO078085" TargetMode="External"/><Relationship Id="rId63" Type="http://schemas.openxmlformats.org/officeDocument/2006/relationships/hyperlink" Target="https://doi.org/10.1029/2018WR022731" TargetMode="External"/><Relationship Id="rId68" Type="http://schemas.openxmlformats.org/officeDocument/2006/relationships/hyperlink" Target="https://doi.org/10.1175/JPO2903.1" TargetMode="External"/><Relationship Id="rId76" Type="http://schemas.openxmlformats.org/officeDocument/2006/relationships/hyperlink" Target="https://doi.org/10.1215/21573689-1597669@10.1002/(ISSN)1939-5590.MethaneVI" TargetMode="External"/><Relationship Id="rId84" Type="http://schemas.openxmlformats.org/officeDocument/2006/relationships/hyperlink" Target="https://doi.org/10.1038/s41561-019-0324-8" TargetMode="External"/><Relationship Id="rId89" Type="http://schemas.openxmlformats.org/officeDocument/2006/relationships/hyperlink" Target="https://doi.org/10.1029/2006GL028790" TargetMode="External"/><Relationship Id="rId7" Type="http://schemas.openxmlformats.org/officeDocument/2006/relationships/endnotes" Target="endnotes.xml"/><Relationship Id="rId71" Type="http://schemas.openxmlformats.org/officeDocument/2006/relationships/hyperlink" Target="https://doi.org/10.1126/science.1201609"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doi.org/10.1029/2019WR026611" TargetMode="External"/><Relationship Id="rId11" Type="http://schemas.microsoft.com/office/2011/relationships/commentsExtended" Target="commentsExtended.xml"/><Relationship Id="rId24" Type="http://schemas.openxmlformats.org/officeDocument/2006/relationships/hyperlink" Target="https://doi.org/10.1029/2018JG004750" TargetMode="External"/><Relationship Id="rId32" Type="http://schemas.openxmlformats.org/officeDocument/2006/relationships/hyperlink" Target="https://doi.org/10.1007/978-3-319-32449-4_6" TargetMode="External"/><Relationship Id="rId37" Type="http://schemas.openxmlformats.org/officeDocument/2006/relationships/hyperlink" Target="https://doi.org/10.1016/j.advwatres.2018.06.004" TargetMode="External"/><Relationship Id="rId40" Type="http://schemas.openxmlformats.org/officeDocument/2006/relationships/hyperlink" Target="https://doi.org/10.1061/(ASCE)0733-9372(2003)129:12(1129)" TargetMode="External"/><Relationship Id="rId45" Type="http://schemas.openxmlformats.org/officeDocument/2006/relationships/hyperlink" Target="https://doi.org/10.1002/2015WR018434" TargetMode="External"/><Relationship Id="rId53" Type="http://schemas.openxmlformats.org/officeDocument/2006/relationships/hyperlink" Target="https://doi.org/10.1073/pnas.1317606111" TargetMode="External"/><Relationship Id="rId58" Type="http://schemas.openxmlformats.org/officeDocument/2006/relationships/hyperlink" Target="https://doi.org/10.1002/wat2.1391" TargetMode="External"/><Relationship Id="rId66" Type="http://schemas.openxmlformats.org/officeDocument/2006/relationships/hyperlink" Target="https://doi.org/10.1002/2014GB004941" TargetMode="External"/><Relationship Id="rId74" Type="http://schemas.openxmlformats.org/officeDocument/2006/relationships/hyperlink" Target="https://doi.org/10.2307/1352954" TargetMode="External"/><Relationship Id="rId79" Type="http://schemas.openxmlformats.org/officeDocument/2006/relationships/hyperlink" Target="https://doi.org/10.1029/2021GB006972" TargetMode="External"/><Relationship Id="rId87" Type="http://schemas.openxmlformats.org/officeDocument/2006/relationships/hyperlink" Target="https://doi.org/10.1029/2020WR028757" TargetMode="External"/><Relationship Id="rId5" Type="http://schemas.openxmlformats.org/officeDocument/2006/relationships/webSettings" Target="webSettings.xml"/><Relationship Id="rId61" Type="http://schemas.openxmlformats.org/officeDocument/2006/relationships/hyperlink" Target="https://doi.org/10.1038/s41467-019-12905-z" TargetMode="External"/><Relationship Id="rId82" Type="http://schemas.openxmlformats.org/officeDocument/2006/relationships/hyperlink" Target="https://doi.org/10.1029/2007JC004528" TargetMode="External"/><Relationship Id="rId90" Type="http://schemas.openxmlformats.org/officeDocument/2006/relationships/hyperlink" Target="https://doi.org/10.1023/A:1021215904955" TargetMode="External"/><Relationship Id="rId95"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image" Target="media/image1.jpg"/><Relationship Id="rId22" Type="http://schemas.openxmlformats.org/officeDocument/2006/relationships/hyperlink" Target="https://github.com/craigbrinkerhoff/BIKER" TargetMode="External"/><Relationship Id="rId27" Type="http://schemas.openxmlformats.org/officeDocument/2006/relationships/hyperlink" Target="https://doi.org/10.1029/2010JG001398" TargetMode="External"/><Relationship Id="rId30" Type="http://schemas.openxmlformats.org/officeDocument/2006/relationships/hyperlink" Target="https://doi.org/10.1002/2017JG004140" TargetMode="External"/><Relationship Id="rId35" Type="http://schemas.openxmlformats.org/officeDocument/2006/relationships/hyperlink" Target="https://doi.org/10.1029/2020WR027949" TargetMode="External"/><Relationship Id="rId43" Type="http://schemas.openxmlformats.org/officeDocument/2006/relationships/hyperlink" Target="https://doi.org/10.1007/s00027-016-0511-2" TargetMode="External"/><Relationship Id="rId48" Type="http://schemas.openxmlformats.org/officeDocument/2006/relationships/hyperlink" Target="https://doi.org/10.1029/2020WR028519" TargetMode="External"/><Relationship Id="rId56" Type="http://schemas.openxmlformats.org/officeDocument/2006/relationships/hyperlink" Target="https://doi.org/10.1126/science.aau5153" TargetMode="External"/><Relationship Id="rId64" Type="http://schemas.openxmlformats.org/officeDocument/2006/relationships/hyperlink" Target="https://doi.org/10.5194/hess-23-4323-2019" TargetMode="External"/><Relationship Id="rId69" Type="http://schemas.openxmlformats.org/officeDocument/2006/relationships/hyperlink" Target="https://doi.org/10.1061/(ASCE)0733-9429(1999)125:1(3)" TargetMode="External"/><Relationship Id="rId77" Type="http://schemas.openxmlformats.org/officeDocument/2006/relationships/hyperlink" Target="https://doi.org/10.1038/nature12760" TargetMode="External"/><Relationship Id="rId8" Type="http://schemas.openxmlformats.org/officeDocument/2006/relationships/hyperlink" Target="mailto:cbrinkerhoff@umass.edu" TargetMode="External"/><Relationship Id="rId51" Type="http://schemas.openxmlformats.org/officeDocument/2006/relationships/hyperlink" Target="https://doi.org/10.1016/j.jhydrol.2019.124409" TargetMode="External"/><Relationship Id="rId72" Type="http://schemas.openxmlformats.org/officeDocument/2006/relationships/hyperlink" Target="https://doi.org/10.1002/2013JG002552" TargetMode="External"/><Relationship Id="rId80" Type="http://schemas.openxmlformats.org/officeDocument/2006/relationships/hyperlink" Target="https://doi.org/10.1007/s10533-011-9696-6" TargetMode="External"/><Relationship Id="rId85" Type="http://schemas.openxmlformats.org/officeDocument/2006/relationships/hyperlink" Target="https://doi.org/10.4319/lo.2010.55.4.1723" TargetMode="External"/><Relationship Id="rId93"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hyperlink" Target="https://doi.org/10.1002/lno.11906" TargetMode="External"/><Relationship Id="rId33" Type="http://schemas.openxmlformats.org/officeDocument/2006/relationships/hyperlink" Target="https://doi.org/10.1038/ngeo2486" TargetMode="External"/><Relationship Id="rId38" Type="http://schemas.openxmlformats.org/officeDocument/2006/relationships/hyperlink" Target="https://doi.org/10.1002/2017GL074979" TargetMode="External"/><Relationship Id="rId46" Type="http://schemas.openxmlformats.org/officeDocument/2006/relationships/hyperlink" Target="https://doi.org/10.1016/j.rse.2020.111883" TargetMode="External"/><Relationship Id="rId59" Type="http://schemas.openxmlformats.org/officeDocument/2006/relationships/hyperlink" Target="https://doi.org/10.1215/21573689-1572535" TargetMode="External"/><Relationship Id="rId67" Type="http://schemas.openxmlformats.org/officeDocument/2006/relationships/hyperlink" Target="https://doi.org/10.1002/lol2.10095" TargetMode="External"/><Relationship Id="rId20" Type="http://schemas.openxmlformats.org/officeDocument/2006/relationships/image" Target="media/image7.jpeg"/><Relationship Id="rId41" Type="http://schemas.openxmlformats.org/officeDocument/2006/relationships/hyperlink" Target="https://doi.org/10.1016/B978-1-4832-8391-3.50015-4" TargetMode="External"/><Relationship Id="rId54" Type="http://schemas.openxmlformats.org/officeDocument/2006/relationships/hyperlink" Target="https://doi.org/10.1002/2014WR016109" TargetMode="External"/><Relationship Id="rId62" Type="http://schemas.openxmlformats.org/officeDocument/2006/relationships/hyperlink" Target="https://doi.org/10.1029/2020WR027794" TargetMode="External"/><Relationship Id="rId70" Type="http://schemas.openxmlformats.org/officeDocument/2006/relationships/hyperlink" Target="https://doi.org/10.1002/2017WR021735" TargetMode="External"/><Relationship Id="rId75" Type="http://schemas.openxmlformats.org/officeDocument/2006/relationships/hyperlink" Target="https://doi.org/10.4319/lo.2000.45.8.1707" TargetMode="External"/><Relationship Id="rId83" Type="http://schemas.openxmlformats.org/officeDocument/2006/relationships/hyperlink" Target="https://doi.org/10.1029/2018GL080771" TargetMode="External"/><Relationship Id="rId88" Type="http://schemas.openxmlformats.org/officeDocument/2006/relationships/hyperlink" Target="https://doi.org/10.1007/BF02803649" TargetMode="External"/><Relationship Id="rId91" Type="http://schemas.openxmlformats.org/officeDocument/2006/relationships/hyperlink" Target="https://doi.org/10.3402/tellusb.v55i2.167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hyperlink" Target="https://github.com/craigbrinkerhoff/RSK600" TargetMode="External"/><Relationship Id="rId28" Type="http://schemas.openxmlformats.org/officeDocument/2006/relationships/hyperlink" Target="https://doi.org/10.1029/2021WR030054" TargetMode="External"/><Relationship Id="rId36" Type="http://schemas.openxmlformats.org/officeDocument/2006/relationships/hyperlink" Target="https://doi.org/10.1029/2020GL090068" TargetMode="External"/><Relationship Id="rId49" Type="http://schemas.openxmlformats.org/officeDocument/2006/relationships/hyperlink" Target="https://doi.org/10.1016/j.advwatres.2015.02.007" TargetMode="External"/><Relationship Id="rId57" Type="http://schemas.openxmlformats.org/officeDocument/2006/relationships/hyperlink" Target="https://doi.org/10.1002/2017WR021626" TargetMode="External"/><Relationship Id="rId10" Type="http://schemas.openxmlformats.org/officeDocument/2006/relationships/comments" Target="comments.xml"/><Relationship Id="rId31" Type="http://schemas.openxmlformats.org/officeDocument/2006/relationships/hyperlink" Target="https://doi.org/10.1029/2011JG001794" TargetMode="External"/><Relationship Id="rId44" Type="http://schemas.openxmlformats.org/officeDocument/2006/relationships/hyperlink" Target="https://doi.org/10.1016/j.jhydrol.2013.12.050" TargetMode="External"/><Relationship Id="rId52" Type="http://schemas.openxmlformats.org/officeDocument/2006/relationships/hyperlink" Target="https://doi.org/10.1177/0309133314567584" TargetMode="External"/><Relationship Id="rId60" Type="http://schemas.openxmlformats.org/officeDocument/2006/relationships/hyperlink" Target="https://doi.org/10.1029/2020WR028714" TargetMode="External"/><Relationship Id="rId65" Type="http://schemas.openxmlformats.org/officeDocument/2006/relationships/hyperlink" Target="https://doi.org/10.1080/17415977.2020.1803858" TargetMode="External"/><Relationship Id="rId73" Type="http://schemas.openxmlformats.org/officeDocument/2006/relationships/hyperlink" Target="https://doi.org/10.1007/978-94-017-1660-4_31" TargetMode="External"/><Relationship Id="rId78" Type="http://schemas.openxmlformats.org/officeDocument/2006/relationships/hyperlink" Target="https://doi.org/10.1002/lol2.10108" TargetMode="External"/><Relationship Id="rId81" Type="http://schemas.openxmlformats.org/officeDocument/2006/relationships/hyperlink" Target="https://doi.org/10.1002/2012JC008103" TargetMode="External"/><Relationship Id="rId86" Type="http://schemas.openxmlformats.org/officeDocument/2006/relationships/hyperlink" Target="https://doi.org/10.1029/2010GB003975"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cbrinkerhoff@umas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53D0-C908-4B8F-AE99-BF94D2062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11934</Words>
  <Characters>68024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79799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H Harlan1</dc:creator>
  <cp:keywords/>
  <cp:lastModifiedBy>Colin Gleason</cp:lastModifiedBy>
  <cp:revision>2</cp:revision>
  <dcterms:created xsi:type="dcterms:W3CDTF">2022-03-02T22:59:00Z</dcterms:created>
  <dcterms:modified xsi:type="dcterms:W3CDTF">2022-03-02T22:59:00Z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